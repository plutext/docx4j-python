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Default Extension="png" ContentType="image/png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Check 48. Each case is one paragraph: two upper-case markers with the item between them.</w:t>
      </w:r>
    </w:p>
    <w:p>
      <w:r>
        <w:t xml:space="preserve">Case 1: a footnote reference, then an endnote reference. </w:t>
      </w:r>
      <w:r>
        <w:t xml:space="preserve">FOOTA</w:t>
      </w:r>
      <w:r>
        <w:rPr>
          <w:vertAlign w:val="superscript"/>
        </w:rPr>
        <w:footnoteReference w:id="1"/>
      </w:r>
      <w:r>
        <w:t xml:space="preserve">FOOTB and ENDA</w:t>
      </w:r>
      <w:r>
        <w:rPr>
          <w:vertAlign w:val="superscript"/>
        </w:rPr>
        <w:endnoteReference w:id="1"/>
      </w:r>
      <w:r>
        <w:t xml:space="preserve">ENDB</w:t>
      </w:r>
    </w:p>
    <w:p>
      <w:r>
        <w:t xml:space="preserve">Case 2: a comment on the middle word, its reference after it. </w:t>
      </w:r>
      <w:r>
        <w:t xml:space="preserve">COMA </w:t>
      </w:r>
      <w:commentRangeStart w:id="0"/>
      <w:r>
        <w:t xml:space="preserve">COMMENTED</w:t>
      </w:r>
      <w:commentRangeEnd w:id="0"/>
      <w:r>
        <w:commentReference w:id="0"/>
      </w:r>
      <w:r>
        <w:t xml:space="preserve">COMB</w:t>
      </w:r>
    </w:p>
    <w:p>
      <w:r>
        <w:t xml:space="preserve">Case 3: a line break (w:br). </w:t>
      </w:r>
      <w:r>
        <w:t xml:space="preserve">LINEA</w:t>
      </w:r>
      <w:r>
        <w:br/>
      </w:r>
      <w:r>
        <w:t xml:space="preserve">LINEB</w:t>
      </w:r>
    </w:p>
    <w:p>
      <w:r>
        <w:t xml:space="preserve">Case 4: a page break (w:br type page). </w:t>
      </w:r>
      <w:r>
        <w:t xml:space="preserve">PAGEA</w:t>
      </w:r>
      <w:r>
        <w:br w:type="page"/>
      </w:r>
      <w:r>
        <w:t xml:space="preserve">PAGEB</w:t>
      </w:r>
    </w:p>
    <w:p>
      <w:r>
        <w:t xml:space="preserve">Case 5: a column break (w:br type column). </w:t>
      </w:r>
      <w:r>
        <w:t xml:space="preserve">COLA</w:t>
      </w:r>
      <w:r>
        <w:br w:type="column"/>
      </w:r>
      <w:r>
        <w:t xml:space="preserve">COLB</w:t>
      </w:r>
    </w:p>
    <w:p>
      <w:r>
        <w:t xml:space="preserve">Case 6: a carriage return (w:cr). </w:t>
      </w:r>
      <w:r>
        <w:t xml:space="preserve">CRA</w:t>
      </w:r>
      <w:r>
        <w:cr/>
      </w:r>
      <w:r>
        <w:t xml:space="preserve">CRB</w:t>
      </w:r>
    </w:p>
    <w:p>
      <w:r>
        <w:t xml:space="preserve">Case 7: a tab, then a right-aligned positional tab (w:ptab). </w:t>
      </w:r>
      <w:r>
        <w:t xml:space="preserve">TABA</w:t>
      </w:r>
      <w:r>
        <w:tab/>
      </w:r>
      <w:r>
        <w:t xml:space="preserve">TABB</w:t>
      </w:r>
      <w:r>
        <w:ptab w:relativeTo="margin" w:alignment="right" w:leader="none"/>
      </w:r>
      <w:r>
        <w:t xml:space="preserve">RIGHTB</w:t>
      </w:r>
    </w:p>
    <w:p>
      <w:r>
        <w:t xml:space="preserve">Case 8: a non-breaking hyphen, then an optional hyphen. </w:t>
      </w:r>
      <w:r>
        <w:t xml:space="preserve">HYPHA</w:t>
      </w:r>
      <w:r>
        <w:noBreakHyphen/>
      </w:r>
      <w:r>
        <w:t xml:space="preserve">HYPHB</w:t>
      </w:r>
      <w:r>
        <w:softHyphen/>
      </w:r>
      <w:r>
        <w:t xml:space="preserve">HYPHC</w:t>
      </w:r>
    </w:p>
    <w:p>
      <w:r>
        <w:t xml:space="preserve">Case 9: a Wingdings symbol (w:sym, F04A, a smiling face). </w:t>
      </w:r>
      <w:r>
        <w:t xml:space="preserve">SYMA</w:t>
      </w:r>
      <w:r>
        <w:sym w:font="Wingdings" w:char="F04A"/>
      </w:r>
      <w:r>
        <w:t xml:space="preserve">SYMB</w:t>
      </w:r>
    </w:p>
    <w:p>
      <w:r>
        <w:t xml:space="preserve">Case 10: hidden text (w:vanish) between the markers. </w:t>
      </w:r>
      <w:r>
        <w:t xml:space="preserve">HIDA</w:t>
      </w:r>
      <w:r>
        <w:rPr>
          <w:vanish/>
        </w:rPr>
        <w:t>HIDDENTEXT</w:t>
      </w:r>
      <w:r>
        <w:t xml:space="preserve">HIDB</w:t>
      </w:r>
    </w:p>
    <w:p>
      <w:r>
        <w:t xml:space="preserve">Case 11: a tracked deletion, then a tracked insertion. </w:t>
      </w:r>
      <w:r>
        <w:t xml:space="preserve">REVA</w:t>
      </w:r>
      <w:del w:id="101" w:author="Check 48" w:date="2026-10-21T00:00:00Z">
        <w:r>
          <w:delText>DELETEDTEXT</w:delText>
        </w:r>
      </w:del>
      <w:ins w:id="102" w:author="Check 48" w:date="2026-10-21T00:00:00Z">
        <w:r>
          <w:t xml:space="preserve">INSERTEDTEXT</w:t>
        </w:r>
      </w:ins>
      <w:r>
        <w:t xml:space="preserve">REVB</w:t>
      </w:r>
    </w:p>
    <w:p>
      <w:r>
        <w:t xml:space="preserve">Case 12: a field (begin, code, separate, result, end) whose result is not its code's. </w:t>
      </w:r>
      <w:r>
        <w:t xml:space="preserve">FLDA </w:t>
      </w:r>
      <w:r>
        <w:fldChar w:fldCharType="begin"/>
      </w:r>
      <w:r>
        <w:instrText xml:space="preserve"> QUOTE "CODETWELVE" </w:instrText>
      </w:r>
      <w:r>
        <w:fldChar w:fldCharType="separate"/>
      </w:r>
      <w:r>
        <w:t xml:space="preserve">RESULTTWELVE</w:t>
      </w:r>
      <w:r>
        <w:fldChar w:fldCharType="end"/>
      </w:r>
      <w:r>
        <w:t xml:space="preserve"> FLDB</w:t>
      </w:r>
    </w:p>
    <w:p>
      <w:r>
        <w:t xml:space="preserve">Case 13: a simple field (w:fldSimple) whose result is not its code's. </w:t>
      </w:r>
      <w:r>
        <w:t xml:space="preserve">SIMA </w:t>
      </w:r>
      <w:fldSimple w:instr=" QUOTE &quot;CODETHIRTEEN&quot; ">
        <w:r>
          <w:t xml:space="preserve">RESULTTHIRTEEN</w:t>
        </w:r>
      </w:fldSimple>
      <w:r>
        <w:t xml:space="preserve"> SIMB</w:t>
      </w:r>
    </w:p>
    <w:p>
      <w:r>
        <w:t xml:space="preserve">Case 14: a hyperlink to the bookmark at the end. </w:t>
      </w:r>
      <w:r>
        <w:t xml:space="preserve">LINKA </w:t>
      </w:r>
      <w:hyperlink w:anchor="check48end">
        <w:r>
          <w:rPr>
            <w:color w:val="0563C1"/>
            <w:u w:val="single"/>
          </w:rPr>
          <w:t>LINKTEXT</w:t>
        </w:r>
      </w:hyperlink>
      <w:r>
        <w:t xml:space="preserve"> LINKB</w:t>
      </w:r>
    </w:p>
    <w:p>
      <w:r>
        <w:t xml:space="preserve">Case 15: an inline content control. </w:t>
      </w:r>
      <w:r>
        <w:t xml:space="preserve">SDTA </w:t>
      </w:r>
      <w:sdt>
        <w:sdtPr>
          <w:alias w:val="Check 48"/>
          <w:id w:val="48015"/>
        </w:sdtPr>
        <w:sdtContent>
          <w:r>
            <w:t xml:space="preserve">SDTTEXT</w:t>
          </w:r>
        </w:sdtContent>
      </w:sdt>
      <w:r>
        <w:t xml:space="preserve"> SDTB</w:t>
      </w:r>
    </w:p>
    <w:p>
      <w:r>
        <w:t xml:space="preserve">Case 16: an inline picture. </w:t>
      </w:r>
      <w:r>
        <w:t xml:space="preserve">PICA</w:t>
      </w:r>
      <w:r>
        <w:drawing>
          <wp:inline distT="0" distB="0" distL="0" distR="0">
            <wp:extent cx="457200" cy="228600"/>
            <wp:effectExtent l="0" t="0" r="0" b="0"/>
            <wp:docPr id="16" name="Picture 16" descr="a green rectang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green.png"/>
                    <pic:cNvPicPr/>
                  </pic:nvPicPr>
                  <pic:blipFill>
                    <a:blip r:embed="rIdCheck48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PICB</w:t>
      </w:r>
    </w:p>
    <w:p>
      <w:r>
        <w:t xml:space="preserve">Case 17: an equation (m:oMath), one variable equal to one. </w:t>
      </w:r>
      <w:r>
        <w:t xml:space="preserve">MATHA </w:t>
      </w:r>
      <m:oMath>
        <m:r>
          <m:t>x=1</m:t>
        </m:r>
      </m:oMath>
      <w:r>
        <w:t xml:space="preserve"> MATHB</w:t>
      </w:r>
    </w:p>
    <w:p>
      <w:r>
        <w:t xml:space="preserve">Case 18: a table of one row and two cells, then a paragraph.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CELLA</w:t>
            </w:r>
          </w:p>
        </w:tc>
        <w:tc>
          <w:tcPr>
            <w:tcW w:w="2400" w:type="dxa"/>
          </w:tcPr>
          <w:p>
            <w:r>
              <w:t xml:space="preserve">CELLB</w:t>
            </w:r>
          </w:p>
        </w:tc>
      </w:tr>
    </w:tbl>
    <w:p>
      <w:r>
        <w:t xml:space="preserve">AFTERTABLE</w:t>
      </w:r>
    </w:p>
    <w:p>
      <w:bookmarkStart w:id="480" w:name="check48end"/>
      <w:r>
        <w:t xml:space="preserve">End of check 48.</w:t>
      </w:r>
      <w:bookmarkEnd w:id="480"/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comment w:id="0" w:author="Check 48" w:date="2026-10-21T00:00:00Z" w:initials="C48">
    <w:p>
      <w:r>
        <w:annotationRef/>
      </w:r>
      <w:r>
        <w:t xml:space="preserve">The comment of case 2.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The endnote of case 1.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The footnote of case 1.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48Footnotes" Type="http://schemas.openxmlformats.org/officeDocument/2006/relationships/footnotes" Target="footnotes.xml"/><Relationship Id="rIdCheck48Endnotes" Type="http://schemas.openxmlformats.org/officeDocument/2006/relationships/endnotes" Target="endnotes.xml"/><Relationship Id="rIdCheck48Comments" Type="http://schemas.openxmlformats.org/officeDocument/2006/relationships/comments" Target="comments.xml"/><Relationship Id="rIdCheck48Image" Type="http://schemas.openxmlformats.org/officeDocument/2006/relationships/image" Target="media/check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