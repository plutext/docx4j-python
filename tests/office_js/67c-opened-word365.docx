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8D14" w14:textId="77777777" w:rsidR="00781EE9" w:rsidRDefault="00FE6A60">
      <w:r>
        <w:t xml:space="preserve">Check 67c: check 58's writes into a control in the bare form, in four phases; this file holds tracked changes by another author. </w:t>
      </w:r>
      <w:ins w:id="0" w:author="Author A" w:date="2026-10-20T00:00:00Z">
        <w:r>
          <w:t>Inserted.</w:t>
        </w:r>
      </w:ins>
      <w:del w:id="1" w:author="Author A" w:date="2026-10-20T00:00:00Z">
        <w:r>
          <w:delText xml:space="preserve"> Deleted.</w:delText>
        </w:r>
      </w:del>
    </w:p>
    <w:p w14:paraId="1AA0F0D7" w14:textId="77777777" w:rsidR="00781EE9" w:rsidRDefault="00FE6A60">
      <w:r>
        <w:t>BEGIN1 control-text-replace block simple-untouched tag</w:t>
      </w:r>
    </w:p>
    <w:sdt>
      <w:sdtPr>
        <w:alias w:val="Check 67 control 1"/>
        <w:tag w:val="c67-1"/>
        <w:id w:val="67001"/>
        <w:showingPlcHdr/>
      </w:sdtPr>
      <w:sdtEndPr/>
      <w:sdtContent>
        <w:p w14:paraId="2B4420E7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6FAF0B9E" w14:textId="77777777" w:rsidR="00781EE9" w:rsidRDefault="00FE6A60">
      <w:r>
        <w:t>END1</w:t>
      </w:r>
    </w:p>
    <w:p w14:paraId="295D941A" w14:textId="77777777" w:rsidR="00781EE9" w:rsidRDefault="00FE6A60">
      <w:r>
        <w:t>BEGIN2 control-text-end block simple-untouched tag</w:t>
      </w:r>
    </w:p>
    <w:sdt>
      <w:sdtPr>
        <w:alias w:val="Check 67 control 2"/>
        <w:tag w:val="c67-2"/>
        <w:id w:val="67002"/>
        <w:showingPlcHdr/>
      </w:sdtPr>
      <w:sdtEndPr/>
      <w:sdtContent>
        <w:p w14:paraId="06076BE9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65C3818A" w14:textId="77777777" w:rsidR="00781EE9" w:rsidRDefault="00FE6A60">
      <w:r>
        <w:t>END2</w:t>
      </w:r>
    </w:p>
    <w:p w14:paraId="184D784E" w14:textId="77777777" w:rsidR="00781EE9" w:rsidRDefault="00FE6A60">
      <w:r>
        <w:t>BEGIN3 control-text-end run simple-untouched tag</w:t>
      </w:r>
    </w:p>
    <w:p w14:paraId="6F0D14C3" w14:textId="77777777" w:rsidR="00781EE9" w:rsidRDefault="00FE6A60"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PLAIN3B</w:t>
      </w:r>
    </w:p>
    <w:p w14:paraId="63E2612B" w14:textId="77777777" w:rsidR="00781EE9" w:rsidRDefault="00FE6A60">
      <w:r>
        <w:t>END3</w:t>
      </w:r>
    </w:p>
    <w:p w14:paraId="7EB690D9" w14:textId="77777777" w:rsidR="00781EE9" w:rsidRDefault="00FE6A60">
      <w:r>
        <w:t>BEGIN4 control-text-replace block simple-untouched list</w:t>
      </w:r>
    </w:p>
    <w:sdt>
      <w:sdtPr>
        <w:alias w:val="Check 67 control 4"/>
        <w:tag w:val="c67-4"/>
        <w:id w:val="67004"/>
        <w:showingPlcHdr/>
      </w:sdtPr>
      <w:sdtEndPr/>
      <w:sdtContent>
        <w:p w14:paraId="3CDFDA0E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72BD236C" w14:textId="77777777" w:rsidR="00781EE9" w:rsidRDefault="00FE6A60">
      <w:r>
        <w:t>END4</w:t>
      </w:r>
    </w:p>
    <w:p w14:paraId="5D04EC5B" w14:textId="77777777" w:rsidR="00781EE9" w:rsidRDefault="00FE6A60">
      <w:r>
        <w:t>BEGIN5 control-text-end block simple-untouched list</w:t>
      </w:r>
    </w:p>
    <w:sdt>
      <w:sdtPr>
        <w:alias w:val="Check 67 control 5"/>
        <w:tag w:val="c67-5"/>
        <w:id w:val="67005"/>
        <w:showingPlcHdr/>
      </w:sdtPr>
      <w:sdtEndPr/>
      <w:sdtContent>
        <w:p w14:paraId="20EC3E4B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221E97EB" w14:textId="77777777" w:rsidR="00781EE9" w:rsidRDefault="00FE6A60">
      <w:r>
        <w:t>END5</w:t>
      </w:r>
    </w:p>
    <w:p w14:paraId="0AB6CF97" w14:textId="77777777" w:rsidR="00781EE9" w:rsidRDefault="00FE6A60">
      <w:r>
        <w:t>BEGIN6 control-text-end run simple-untouched list</w:t>
      </w:r>
    </w:p>
    <w:p w14:paraId="224696B2" w14:textId="77777777" w:rsidR="00781EE9" w:rsidRDefault="00FE6A60"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PLAIN6B</w:t>
      </w:r>
    </w:p>
    <w:p w14:paraId="090FDF0B" w14:textId="77777777" w:rsidR="00781EE9" w:rsidRDefault="00FE6A60">
      <w:r>
        <w:t>END6</w:t>
      </w:r>
    </w:p>
    <w:p w14:paraId="40EC5B33" w14:textId="77777777" w:rsidR="00781EE9" w:rsidRDefault="00FE6A60">
      <w:r>
        <w:t>BEGIN7 control-text-replace block all-untouched tag</w:t>
      </w:r>
    </w:p>
    <w:sdt>
      <w:sdtPr>
        <w:alias w:val="Check 67 control 7"/>
        <w:tag w:val="c67-7"/>
        <w:id w:val="67007"/>
        <w:showingPlcHdr/>
      </w:sdtPr>
      <w:sdtEndPr/>
      <w:sdtContent>
        <w:p w14:paraId="467381D4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584874BC" w14:textId="77777777" w:rsidR="00781EE9" w:rsidRDefault="00FE6A60">
      <w:r>
        <w:t>END7</w:t>
      </w:r>
    </w:p>
    <w:p w14:paraId="6EB33E84" w14:textId="77777777" w:rsidR="00781EE9" w:rsidRDefault="00FE6A60">
      <w:r>
        <w:t>BEGIN8 control-text-end block all-untouched tag</w:t>
      </w:r>
    </w:p>
    <w:sdt>
      <w:sdtPr>
        <w:alias w:val="Check 67 control 8"/>
        <w:tag w:val="c67-8"/>
        <w:id w:val="67008"/>
        <w:showingPlcHdr/>
      </w:sdtPr>
      <w:sdtEndPr/>
      <w:sdtContent>
        <w:p w14:paraId="6D722F35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5089FBC4" w14:textId="77777777" w:rsidR="00781EE9" w:rsidRDefault="00FE6A60">
      <w:r>
        <w:t>END8</w:t>
      </w:r>
    </w:p>
    <w:p w14:paraId="588C5D40" w14:textId="77777777" w:rsidR="00781EE9" w:rsidRDefault="00FE6A60">
      <w:r>
        <w:t>BEGIN9 control-text-end run all-untouched tag</w:t>
      </w:r>
    </w:p>
    <w:p w14:paraId="1BE2524B" w14:textId="77777777" w:rsidR="00781EE9" w:rsidRDefault="00FE6A60"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PLAIN9B</w:t>
      </w:r>
    </w:p>
    <w:p w14:paraId="547BCC41" w14:textId="77777777" w:rsidR="00781EE9" w:rsidRDefault="00FE6A60">
      <w:r>
        <w:lastRenderedPageBreak/>
        <w:t>END9</w:t>
      </w:r>
    </w:p>
    <w:p w14:paraId="2C57BE9E" w14:textId="77777777" w:rsidR="00781EE9" w:rsidRDefault="00FE6A60">
      <w:r>
        <w:t>BEGIN10 control-text-replace block all-untouched list</w:t>
      </w:r>
    </w:p>
    <w:sdt>
      <w:sdtPr>
        <w:alias w:val="Check 67 control 10"/>
        <w:tag w:val="c67-10"/>
        <w:id w:val="67010"/>
        <w:showingPlcHdr/>
      </w:sdtPr>
      <w:sdtEndPr/>
      <w:sdtContent>
        <w:p w14:paraId="3D38878B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3CB4B8A9" w14:textId="77777777" w:rsidR="00781EE9" w:rsidRDefault="00FE6A60">
      <w:r>
        <w:t>END10</w:t>
      </w:r>
    </w:p>
    <w:p w14:paraId="7C1D0B13" w14:textId="77777777" w:rsidR="00781EE9" w:rsidRDefault="00FE6A60">
      <w:r>
        <w:t>BEGIN11 control-text-end block all-untouched list</w:t>
      </w:r>
    </w:p>
    <w:sdt>
      <w:sdtPr>
        <w:alias w:val="Check 67 control 11"/>
        <w:tag w:val="c67-11"/>
        <w:id w:val="67011"/>
        <w:showingPlcHdr/>
      </w:sdtPr>
      <w:sdtEndPr/>
      <w:sdtContent>
        <w:p w14:paraId="013ED663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62B33874" w14:textId="77777777" w:rsidR="00781EE9" w:rsidRDefault="00FE6A60">
      <w:r>
        <w:t>END11</w:t>
      </w:r>
    </w:p>
    <w:p w14:paraId="1089A598" w14:textId="77777777" w:rsidR="00781EE9" w:rsidRDefault="00FE6A60">
      <w:r>
        <w:t>BEGIN12 control-text-end run all-untouched list</w:t>
      </w:r>
    </w:p>
    <w:p w14:paraId="0BA262EE" w14:textId="77777777" w:rsidR="00781EE9" w:rsidRDefault="00FE6A60"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PLAIN12B</w:t>
      </w:r>
    </w:p>
    <w:p w14:paraId="6FBA0C77" w14:textId="77777777" w:rsidR="00781EE9" w:rsidRDefault="00FE6A60">
      <w:r>
        <w:t>END12</w:t>
      </w:r>
    </w:p>
    <w:p w14:paraId="4F7D206C" w14:textId="77777777" w:rsidR="00781EE9" w:rsidRDefault="00FE6A60">
      <w:r>
        <w:t>BEGIN13 control-text-replace block all-off tag</w:t>
      </w:r>
    </w:p>
    <w:sdt>
      <w:sdtPr>
        <w:alias w:val="Check 67 control 13"/>
        <w:tag w:val="c67-13"/>
        <w:id w:val="67013"/>
        <w:showingPlcHdr/>
      </w:sdtPr>
      <w:sdtEndPr/>
      <w:sdtContent>
        <w:p w14:paraId="0E51BE5B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71006AD8" w14:textId="77777777" w:rsidR="00781EE9" w:rsidRDefault="00FE6A60">
      <w:r>
        <w:t>END13</w:t>
      </w:r>
    </w:p>
    <w:p w14:paraId="380FCCBE" w14:textId="77777777" w:rsidR="00781EE9" w:rsidRDefault="00FE6A60">
      <w:r>
        <w:t>BEGIN14 control-text-end block all-off tag</w:t>
      </w:r>
    </w:p>
    <w:sdt>
      <w:sdtPr>
        <w:alias w:val="Check 67 control 14"/>
        <w:tag w:val="c67-14"/>
        <w:id w:val="67014"/>
        <w:showingPlcHdr/>
      </w:sdtPr>
      <w:sdtEndPr/>
      <w:sdtContent>
        <w:p w14:paraId="512E5AA2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7A57C8DF" w14:textId="77777777" w:rsidR="00781EE9" w:rsidRDefault="00FE6A60">
      <w:r>
        <w:t>END14</w:t>
      </w:r>
    </w:p>
    <w:p w14:paraId="14C212EB" w14:textId="77777777" w:rsidR="00781EE9" w:rsidRDefault="00FE6A60">
      <w:r>
        <w:t>BEGIN15 control-text-end run all-off tag</w:t>
      </w:r>
    </w:p>
    <w:p w14:paraId="745C773E" w14:textId="77777777" w:rsidR="00781EE9" w:rsidRDefault="00FE6A60"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1A57765E" w14:textId="77777777" w:rsidR="00781EE9" w:rsidRDefault="00FE6A60">
      <w:r>
        <w:t>END15</w:t>
      </w:r>
    </w:p>
    <w:p w14:paraId="2864BCE8" w14:textId="77777777" w:rsidR="00781EE9" w:rsidRDefault="00FE6A60">
      <w:r>
        <w:t>BEGIN16 control-text-replace block all-off list</w:t>
      </w:r>
    </w:p>
    <w:sdt>
      <w:sdtPr>
        <w:alias w:val="Check 67 control 16"/>
        <w:tag w:val="c67-16"/>
        <w:id w:val="67016"/>
        <w:showingPlcHdr/>
      </w:sdtPr>
      <w:sdtEndPr/>
      <w:sdtContent>
        <w:p w14:paraId="3BAFD212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631AC272" w14:textId="77777777" w:rsidR="00781EE9" w:rsidRDefault="00FE6A60">
      <w:r>
        <w:t>END16</w:t>
      </w:r>
    </w:p>
    <w:p w14:paraId="14A27B50" w14:textId="77777777" w:rsidR="00781EE9" w:rsidRDefault="00FE6A60">
      <w:r>
        <w:t>BEGIN17 control-text-end block all-off list</w:t>
      </w:r>
    </w:p>
    <w:sdt>
      <w:sdtPr>
        <w:alias w:val="Check 67 control 17"/>
        <w:tag w:val="c67-17"/>
        <w:id w:val="67017"/>
        <w:showingPlcHdr/>
      </w:sdtPr>
      <w:sdtEndPr/>
      <w:sdtContent>
        <w:p w14:paraId="3861751E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0DD6DD90" w14:textId="77777777" w:rsidR="00781EE9" w:rsidRDefault="00FE6A60">
      <w:r>
        <w:t>END17</w:t>
      </w:r>
    </w:p>
    <w:p w14:paraId="06FE92BD" w14:textId="77777777" w:rsidR="00781EE9" w:rsidRDefault="00FE6A60">
      <w:r>
        <w:t>BEGIN18 control-text-end run all-off list</w:t>
      </w:r>
    </w:p>
    <w:p w14:paraId="6F5023B1" w14:textId="77777777" w:rsidR="00781EE9" w:rsidRDefault="00FE6A60"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PLAIN18B</w:t>
      </w:r>
    </w:p>
    <w:p w14:paraId="70761EA1" w14:textId="77777777" w:rsidR="00781EE9" w:rsidRDefault="00FE6A60">
      <w:r>
        <w:lastRenderedPageBreak/>
        <w:t>END18</w:t>
      </w:r>
    </w:p>
    <w:p w14:paraId="7E8204E4" w14:textId="77777777" w:rsidR="00781EE9" w:rsidRDefault="00FE6A60">
      <w:r>
        <w:t>BEGIN19 control-text-replace block simple-off tag</w:t>
      </w:r>
    </w:p>
    <w:sdt>
      <w:sdtPr>
        <w:alias w:val="Check 67 control 19"/>
        <w:tag w:val="c67-19"/>
        <w:id w:val="67019"/>
        <w:showingPlcHdr/>
      </w:sdtPr>
      <w:sdtEndPr/>
      <w:sdtContent>
        <w:p w14:paraId="5D028926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45546D6B" w14:textId="77777777" w:rsidR="00781EE9" w:rsidRDefault="00FE6A60">
      <w:r>
        <w:t>END19</w:t>
      </w:r>
    </w:p>
    <w:p w14:paraId="52F669F4" w14:textId="77777777" w:rsidR="00781EE9" w:rsidRDefault="00FE6A60">
      <w:r>
        <w:t>BEGIN20 control-text-end block simple-off tag</w:t>
      </w:r>
    </w:p>
    <w:sdt>
      <w:sdtPr>
        <w:alias w:val="Check 67 control 20"/>
        <w:tag w:val="c67-20"/>
        <w:id w:val="67020"/>
        <w:showingPlcHdr/>
      </w:sdtPr>
      <w:sdtEndPr/>
      <w:sdtContent>
        <w:p w14:paraId="524B8570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364B04B0" w14:textId="77777777" w:rsidR="00781EE9" w:rsidRDefault="00FE6A60">
      <w:r>
        <w:t>END20</w:t>
      </w:r>
    </w:p>
    <w:p w14:paraId="76FF9619" w14:textId="77777777" w:rsidR="00781EE9" w:rsidRDefault="00FE6A60">
      <w:r>
        <w:t>BEGIN21 control-text-end run simple-off tag</w:t>
      </w:r>
    </w:p>
    <w:p w14:paraId="462E25D5" w14:textId="77777777" w:rsidR="00781EE9" w:rsidRDefault="00FE6A60"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PLAIN21B</w:t>
      </w:r>
    </w:p>
    <w:p w14:paraId="736E33D1" w14:textId="77777777" w:rsidR="00781EE9" w:rsidRDefault="00FE6A60">
      <w:r>
        <w:t>END21</w:t>
      </w:r>
    </w:p>
    <w:p w14:paraId="65C6D827" w14:textId="77777777" w:rsidR="00781EE9" w:rsidRDefault="00FE6A60">
      <w:r>
        <w:t>BEGIN22 control-text-replace block simple-off list</w:t>
      </w:r>
    </w:p>
    <w:sdt>
      <w:sdtPr>
        <w:alias w:val="Check 67 control 22"/>
        <w:tag w:val="c67-22"/>
        <w:id w:val="67022"/>
        <w:showingPlcHdr/>
      </w:sdtPr>
      <w:sdtEndPr/>
      <w:sdtContent>
        <w:p w14:paraId="185F3A7E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1853C3F3" w14:textId="77777777" w:rsidR="00781EE9" w:rsidRDefault="00FE6A60">
      <w:r>
        <w:t>END22</w:t>
      </w:r>
    </w:p>
    <w:p w14:paraId="60910263" w14:textId="77777777" w:rsidR="00781EE9" w:rsidRDefault="00FE6A60">
      <w:r>
        <w:t>BEGIN23 control-text-end block simple-off list</w:t>
      </w:r>
    </w:p>
    <w:sdt>
      <w:sdtPr>
        <w:alias w:val="Check 67 control 23"/>
        <w:tag w:val="c67-23"/>
        <w:id w:val="67023"/>
        <w:showingPlcHdr/>
      </w:sdtPr>
      <w:sdtEndPr/>
      <w:sdtContent>
        <w:p w14:paraId="36158A40" w14:textId="77777777" w:rsidR="00781EE9" w:rsidRDefault="00FE6A60">
          <w:r>
            <w:rPr>
              <w:rStyle w:val="PlaceholderText"/>
            </w:rPr>
            <w:t>Click or tap here to enter text.</w:t>
          </w:r>
        </w:p>
      </w:sdtContent>
    </w:sdt>
    <w:p w14:paraId="73657D82" w14:textId="77777777" w:rsidR="00781EE9" w:rsidRDefault="00FE6A60">
      <w:r>
        <w:t>END23</w:t>
      </w:r>
    </w:p>
    <w:p w14:paraId="178CD047" w14:textId="77777777" w:rsidR="00781EE9" w:rsidRDefault="00FE6A60">
      <w:r>
        <w:t>BEGIN24 control-text-end run simple-off list</w:t>
      </w:r>
    </w:p>
    <w:p w14:paraId="101EE493" w14:textId="77777777" w:rsidR="00781EE9" w:rsidRDefault="00FE6A60"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PLAIN24B</w:t>
      </w:r>
    </w:p>
    <w:p w14:paraId="0C339866" w14:textId="77777777" w:rsidR="00781EE9" w:rsidRDefault="00FE6A60">
      <w:r>
        <w:t>END24</w:t>
      </w:r>
    </w:p>
    <w:p w14:paraId="326A2EFD" w14:textId="77777777" w:rsidR="00781EE9" w:rsidRDefault="00FE6A60">
      <w:r>
        <w:t>End of check 67.</w:t>
      </w:r>
    </w:p>
    <w:sectPr w:rsidR="00781EE9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336C" w14:textId="77777777" w:rsidR="00FE6A60" w:rsidRDefault="00FE6A60" w:rsidP="0093311D">
      <w:pPr>
        <w:spacing w:after="0" w:line="240" w:lineRule="auto"/>
      </w:pPr>
      <w:r>
        <w:separator/>
      </w:r>
    </w:p>
  </w:endnote>
  <w:endnote w:type="continuationSeparator" w:id="0">
    <w:p w14:paraId="566A1682" w14:textId="77777777" w:rsidR="00FE6A60" w:rsidRDefault="00FE6A60" w:rsidP="00933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9CFF" w14:textId="77777777" w:rsidR="00FE6A60" w:rsidRDefault="00FE6A60" w:rsidP="0093311D">
      <w:pPr>
        <w:spacing w:after="0" w:line="240" w:lineRule="auto"/>
      </w:pPr>
      <w:r>
        <w:separator/>
      </w:r>
    </w:p>
  </w:footnote>
  <w:footnote w:type="continuationSeparator" w:id="0">
    <w:p w14:paraId="56E012FF" w14:textId="77777777" w:rsidR="00FE6A60" w:rsidRDefault="00FE6A60" w:rsidP="0093311D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EE9"/>
    <w:rsid w:val="00781EE9"/>
    <w:rsid w:val="008E25B3"/>
    <w:rsid w:val="0093311D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2A0B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3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2026-10-24T21:11:00Z</dcterms:created>
  <dcterms:modified xsi:type="dcterms:W3CDTF">2026-10-24T21:11:00Z</dcterms:modified>
</cp:coreProperties>
</file>