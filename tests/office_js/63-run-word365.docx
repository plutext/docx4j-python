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9CFC5" w14:textId="77777777" w:rsidR="004B3524" w:rsidRDefault="00C6336D">
      <w:r>
        <w:t>Check 63. Each case is a region: its BEGIN paragraph, a content control showing its placeholder, its END paragraph.</w:t>
      </w:r>
    </w:p>
    <w:p w14:paraId="09647DA7" w14:textId="77777777" w:rsidR="004B3524" w:rsidRDefault="00C6336D">
      <w:r>
        <w:t>BEGIN1 control-text-replace block untracked</w:t>
      </w:r>
    </w:p>
    <w:sdt>
      <w:sdtPr>
        <w:alias w:val="Check 63 control 1"/>
        <w:tag w:val="c63-1"/>
        <w:id w:val="63001"/>
      </w:sdtPr>
      <w:sdtEndPr/>
      <w:sdtContent>
        <w:p w14:paraId="6F353546" w14:textId="65C74049" w:rsidR="004B3524" w:rsidRDefault="00D15ED9">
          <w:r>
            <w:rPr>
              <w:rStyle w:val="PlaceholderText"/>
            </w:rPr>
            <w:t>NEW1</w:t>
          </w:r>
        </w:p>
      </w:sdtContent>
    </w:sdt>
    <w:p w14:paraId="6749B4D0" w14:textId="77777777" w:rsidR="004B3524" w:rsidRDefault="00C6336D">
      <w:r>
        <w:t>END1</w:t>
      </w:r>
    </w:p>
    <w:p w14:paraId="11AA8F78" w14:textId="77777777" w:rsidR="004B3524" w:rsidRDefault="00C6336D">
      <w:r>
        <w:t>BEGIN2 control-text-end block untracked</w:t>
      </w:r>
    </w:p>
    <w:sdt>
      <w:sdtPr>
        <w:alias w:val="Check 63 control 2"/>
        <w:tag w:val="c63-2"/>
        <w:id w:val="63002"/>
      </w:sdtPr>
      <w:sdtEndPr/>
      <w:sdtContent>
        <w:p w14:paraId="574EA464" w14:textId="069AA8CB" w:rsidR="004B3524" w:rsidRDefault="00D15ED9">
          <w:r w:rsidRPr="00D15ED9">
            <w:rPr>
              <w:rStyle w:val="PlaceholderText"/>
              <w:color w:val="auto"/>
            </w:rPr>
            <w:t>NEW2</w:t>
          </w:r>
        </w:p>
      </w:sdtContent>
    </w:sdt>
    <w:p w14:paraId="7F057A33" w14:textId="77777777" w:rsidR="004B3524" w:rsidRDefault="00C6336D">
      <w:r>
        <w:t>END2</w:t>
      </w:r>
    </w:p>
    <w:p w14:paraId="102DE99F" w14:textId="77777777" w:rsidR="004B3524" w:rsidRDefault="00C6336D">
      <w:r>
        <w:t>BEGIN3 control-paragraph-end block untracked</w:t>
      </w:r>
    </w:p>
    <w:sdt>
      <w:sdtPr>
        <w:alias w:val="Check 63 control 3"/>
        <w:tag w:val="c63-3"/>
        <w:id w:val="63003"/>
        <w:showingPlcHdr/>
      </w:sdtPr>
      <w:sdtEndPr/>
      <w:sdtContent>
        <w:p w14:paraId="4C682C3D" w14:textId="054063F1" w:rsidR="004B3524" w:rsidRDefault="00D15ED9">
          <w:r>
            <w:rPr>
              <w:rStyle w:val="PlaceholderText"/>
            </w:rPr>
            <w:t>NEW3</w:t>
          </w:r>
        </w:p>
      </w:sdtContent>
    </w:sdt>
    <w:p w14:paraId="5375F1D5" w14:textId="77777777" w:rsidR="004B3524" w:rsidRDefault="00C6336D">
      <w:r>
        <w:t>END3</w:t>
      </w:r>
    </w:p>
    <w:p w14:paraId="6ECB51C4" w14:textId="77777777" w:rsidR="004B3524" w:rsidRDefault="00C6336D">
      <w:r>
        <w:t>BEGIN4 content-text-replace block untracked</w:t>
      </w:r>
    </w:p>
    <w:sdt>
      <w:sdtPr>
        <w:alias w:val="Check 63 control 4"/>
        <w:tag w:val="c63-4"/>
        <w:id w:val="63004"/>
      </w:sdtPr>
      <w:sdtEndPr/>
      <w:sdtContent>
        <w:p w14:paraId="090CC0CC" w14:textId="68D8DB44" w:rsidR="004B3524" w:rsidRDefault="00D15ED9">
          <w:r>
            <w:rPr>
              <w:rStyle w:val="PlaceholderText"/>
            </w:rPr>
            <w:t>NEW4</w:t>
          </w:r>
        </w:p>
      </w:sdtContent>
    </w:sdt>
    <w:p w14:paraId="494CF780" w14:textId="77777777" w:rsidR="004B3524" w:rsidRDefault="00C6336D">
      <w:r>
        <w:t>END4</w:t>
      </w:r>
    </w:p>
    <w:p w14:paraId="28BFB57B" w14:textId="77777777" w:rsidR="004B3524" w:rsidRDefault="00C6336D">
      <w:r>
        <w:t>BEGIN5 content-text-end block untracked</w:t>
      </w:r>
    </w:p>
    <w:sdt>
      <w:sdtPr>
        <w:alias w:val="Check 63 control 5"/>
        <w:tag w:val="c63-5"/>
        <w:id w:val="63005"/>
      </w:sdtPr>
      <w:sdtEndPr/>
      <w:sdtContent>
        <w:p w14:paraId="5DA1EA33" w14:textId="63CDC19A" w:rsidR="004B3524" w:rsidRDefault="00D15ED9">
          <w:r>
            <w:rPr>
              <w:rStyle w:val="PlaceholderText"/>
            </w:rPr>
            <w:t>NEW5</w:t>
          </w:r>
        </w:p>
      </w:sdtContent>
    </w:sdt>
    <w:p w14:paraId="27A2A169" w14:textId="77777777" w:rsidR="004B3524" w:rsidRDefault="00C6336D">
      <w:r>
        <w:t>END5</w:t>
      </w:r>
    </w:p>
    <w:p w14:paraId="25170ECA" w14:textId="77777777" w:rsidR="004B3524" w:rsidRDefault="00C6336D">
      <w:r>
        <w:t>BEGIN6 content-delete block untracked</w:t>
      </w:r>
    </w:p>
    <w:sdt>
      <w:sdtPr>
        <w:alias w:val="Check 63 control 6"/>
        <w:tag w:val="c63-6"/>
        <w:id w:val="63006"/>
        <w:showingPlcHdr/>
      </w:sdtPr>
      <w:sdtEndPr/>
      <w:sdtContent>
        <w:p w14:paraId="009F2677" w14:textId="05F1A00A" w:rsidR="004B3524" w:rsidRDefault="00C6336D"/>
      </w:sdtContent>
    </w:sdt>
    <w:p w14:paraId="749356DA" w14:textId="77777777" w:rsidR="004B3524" w:rsidRDefault="00C6336D">
      <w:r>
        <w:t>END6</w:t>
      </w:r>
    </w:p>
    <w:p w14:paraId="5377EF2B" w14:textId="77777777" w:rsidR="004B3524" w:rsidRDefault="00C6336D">
      <w:r>
        <w:t>BEGIN7 paragraph-text-replace block untracked</w:t>
      </w:r>
    </w:p>
    <w:sdt>
      <w:sdtPr>
        <w:alias w:val="Check 63 control 7"/>
        <w:tag w:val="c63-7"/>
        <w:id w:val="63007"/>
      </w:sdtPr>
      <w:sdtEndPr/>
      <w:sdtContent>
        <w:p w14:paraId="3B1F214F" w14:textId="67CFB1A1" w:rsidR="004B3524" w:rsidRDefault="00D15ED9">
          <w:r>
            <w:rPr>
              <w:rStyle w:val="PlaceholderText"/>
            </w:rPr>
            <w:t>NEW7</w:t>
          </w:r>
        </w:p>
      </w:sdtContent>
    </w:sdt>
    <w:p w14:paraId="344DA1A0" w14:textId="77777777" w:rsidR="004B3524" w:rsidRDefault="00C6336D">
      <w:r>
        <w:t>END7</w:t>
      </w:r>
    </w:p>
    <w:p w14:paraId="213E4D5F" w14:textId="77777777" w:rsidR="004B3524" w:rsidRDefault="00C6336D">
      <w:r>
        <w:t>BEGIN8 paragraph-text-start block untracked</w:t>
      </w:r>
    </w:p>
    <w:sdt>
      <w:sdtPr>
        <w:alias w:val="Check 63 control 8"/>
        <w:tag w:val="c63-8"/>
        <w:id w:val="63008"/>
      </w:sdtPr>
      <w:sdtEndPr/>
      <w:sdtContent>
        <w:p w14:paraId="6E2AEB9C" w14:textId="3600EB40" w:rsidR="004B3524" w:rsidRDefault="00D15ED9">
          <w:r w:rsidRPr="00D15ED9">
            <w:rPr>
              <w:rStyle w:val="PlaceholderText"/>
              <w:color w:val="auto"/>
            </w:rPr>
            <w:t>NEW8</w:t>
          </w:r>
        </w:p>
      </w:sdtContent>
    </w:sdt>
    <w:p w14:paraId="7F9D9F0D" w14:textId="77777777" w:rsidR="004B3524" w:rsidRDefault="00C6336D">
      <w:r>
        <w:t>END8</w:t>
      </w:r>
    </w:p>
    <w:p w14:paraId="5CEBBEC4" w14:textId="77777777" w:rsidR="004B3524" w:rsidRDefault="00C6336D">
      <w:r>
        <w:lastRenderedPageBreak/>
        <w:t>BEGIN9 paragraph-text-end block untracked</w:t>
      </w:r>
    </w:p>
    <w:sdt>
      <w:sdtPr>
        <w:alias w:val="Check 63 control 9"/>
        <w:tag w:val="c63-9"/>
        <w:id w:val="63009"/>
      </w:sdtPr>
      <w:sdtEndPr/>
      <w:sdtContent>
        <w:p w14:paraId="5B024795" w14:textId="767EA01C" w:rsidR="004B3524" w:rsidRDefault="00D15ED9">
          <w:r w:rsidRPr="00D15ED9">
            <w:rPr>
              <w:rStyle w:val="PlaceholderText"/>
              <w:color w:val="auto"/>
            </w:rPr>
            <w:t>NEW9</w:t>
          </w:r>
        </w:p>
      </w:sdtContent>
    </w:sdt>
    <w:p w14:paraId="01810BEE" w14:textId="77777777" w:rsidR="004B3524" w:rsidRDefault="00C6336D">
      <w:r>
        <w:t>END9</w:t>
      </w:r>
    </w:p>
    <w:p w14:paraId="4EB3530C" w14:textId="77777777" w:rsidR="004B3524" w:rsidRDefault="00C6336D">
      <w:r>
        <w:t>BEGIN10 paragraph-after block untracked</w:t>
      </w:r>
    </w:p>
    <w:p w14:paraId="2DD853E1" w14:textId="77777777" w:rsidR="00D15ED9" w:rsidRDefault="00C6336D">
      <w:sdt>
        <w:sdtPr>
          <w:alias w:val="Check 63 control 10"/>
          <w:tag w:val="c63-10"/>
          <w:id w:val="63010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5085C5EE" w14:textId="7FBA6C43" w:rsidR="004B3524" w:rsidRDefault="00D15ED9">
      <w:r>
        <w:t>NEW10</w:t>
      </w:r>
    </w:p>
    <w:p w14:paraId="37072735" w14:textId="77777777" w:rsidR="004B3524" w:rsidRDefault="00C6336D">
      <w:r>
        <w:t>END10</w:t>
      </w:r>
    </w:p>
    <w:p w14:paraId="2877FDBD" w14:textId="77777777" w:rsidR="004B3524" w:rsidRDefault="00C6336D">
      <w:r>
        <w:t>BEGIN11 paragraph-before block untracked</w:t>
      </w:r>
    </w:p>
    <w:p w14:paraId="7DD545A5" w14:textId="77777777" w:rsidR="00D15ED9" w:rsidRDefault="00D15ED9">
      <w:r>
        <w:t>NEW11</w:t>
      </w:r>
    </w:p>
    <w:p w14:paraId="1E4DFB34" w14:textId="23C5FF06" w:rsidR="004B3524" w:rsidRDefault="00C6336D">
      <w:sdt>
        <w:sdtPr>
          <w:alias w:val="Check 63 control 11"/>
          <w:tag w:val="c63-11"/>
          <w:id w:val="63011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30AAAE91" w14:textId="77777777" w:rsidR="004B3524" w:rsidRDefault="00C6336D">
      <w:r>
        <w:t>END11</w:t>
      </w:r>
    </w:p>
    <w:p w14:paraId="1EF7BEC1" w14:textId="77777777" w:rsidR="004B3524" w:rsidRDefault="00C6336D">
      <w:r>
        <w:t>BEGIN12 paragraph-content-delete block untracked</w:t>
      </w:r>
    </w:p>
    <w:p w14:paraId="215DAFEE" w14:textId="7DB0E756" w:rsidR="004B3524" w:rsidRDefault="004B3524"/>
    <w:p w14:paraId="223311AF" w14:textId="77777777" w:rsidR="004B3524" w:rsidRDefault="00C6336D">
      <w:r>
        <w:t>END12</w:t>
      </w:r>
    </w:p>
    <w:p w14:paraId="1C3A2059" w14:textId="77777777" w:rsidR="004B3524" w:rsidRDefault="00C6336D">
      <w:r>
        <w:t>BEGIN13 control-text-replace run untracked</w:t>
      </w:r>
    </w:p>
    <w:p w14:paraId="7CF7AB87" w14:textId="2D2E5081" w:rsidR="004B3524" w:rsidRDefault="00C6336D">
      <w:r>
        <w:t xml:space="preserve">PLAIN13A </w:t>
      </w:r>
      <w:sdt>
        <w:sdtPr>
          <w:alias w:val="Check 63 control 13"/>
          <w:tag w:val="c63-13"/>
          <w:id w:val="63013"/>
        </w:sdtPr>
        <w:sdtEndPr/>
        <w:sdtContent>
          <w:r w:rsidR="00D15ED9">
            <w:rPr>
              <w:rStyle w:val="PlaceholderText"/>
            </w:rPr>
            <w:t>NEW13</w:t>
          </w:r>
        </w:sdtContent>
      </w:sdt>
      <w:r>
        <w:t xml:space="preserve"> PLAIN13B</w:t>
      </w:r>
    </w:p>
    <w:p w14:paraId="447C58E6" w14:textId="77777777" w:rsidR="004B3524" w:rsidRDefault="00C6336D">
      <w:r>
        <w:t>END13</w:t>
      </w:r>
    </w:p>
    <w:p w14:paraId="716B36F5" w14:textId="77777777" w:rsidR="004B3524" w:rsidRDefault="00C6336D">
      <w:r>
        <w:t>BEGIN14 control-text-end run untracked</w:t>
      </w:r>
    </w:p>
    <w:p w14:paraId="3928592E" w14:textId="1075C140" w:rsidR="004B3524" w:rsidRDefault="00C6336D">
      <w:r>
        <w:t xml:space="preserve">PLAIN14A </w:t>
      </w:r>
      <w:sdt>
        <w:sdtPr>
          <w:alias w:val="Check 63 control 14"/>
          <w:tag w:val="c63-14"/>
          <w:id w:val="63014"/>
        </w:sdtPr>
        <w:sdtEndPr/>
        <w:sdtContent>
          <w:r w:rsidR="00D15ED9" w:rsidRPr="00D15ED9">
            <w:rPr>
              <w:rStyle w:val="PlaceholderText"/>
              <w:color w:val="auto"/>
            </w:rPr>
            <w:t>NEW14</w:t>
          </w:r>
        </w:sdtContent>
      </w:sdt>
      <w:r>
        <w:t xml:space="preserve"> PLAIN14B</w:t>
      </w:r>
    </w:p>
    <w:p w14:paraId="5BF1FD12" w14:textId="77777777" w:rsidR="004B3524" w:rsidRDefault="00C6336D">
      <w:r>
        <w:t>END14</w:t>
      </w:r>
    </w:p>
    <w:p w14:paraId="6D8680B1" w14:textId="77777777" w:rsidR="004B3524" w:rsidRDefault="00C6336D">
      <w:r>
        <w:t>BEGIN15 content-text-replace run untracked</w:t>
      </w:r>
    </w:p>
    <w:p w14:paraId="5C03E861" w14:textId="220670DB" w:rsidR="004B3524" w:rsidRDefault="00C6336D">
      <w:r>
        <w:t xml:space="preserve">PLAIN15A </w:t>
      </w:r>
      <w:sdt>
        <w:sdtPr>
          <w:alias w:val="Check 63 control 15"/>
          <w:tag w:val="c63-15"/>
          <w:id w:val="63015"/>
        </w:sdtPr>
        <w:sdtEndPr/>
        <w:sdtContent>
          <w:r w:rsidR="00D15ED9">
            <w:rPr>
              <w:rStyle w:val="PlaceholderText"/>
            </w:rPr>
            <w:t>NEW15</w:t>
          </w:r>
        </w:sdtContent>
      </w:sdt>
      <w:r>
        <w:t xml:space="preserve"> PLAIN15B</w:t>
      </w:r>
    </w:p>
    <w:p w14:paraId="1CF6C89A" w14:textId="77777777" w:rsidR="004B3524" w:rsidRDefault="00C6336D">
      <w:r>
        <w:t>END15</w:t>
      </w:r>
    </w:p>
    <w:p w14:paraId="427A7CFC" w14:textId="77777777" w:rsidR="004B3524" w:rsidRDefault="00C6336D">
      <w:r>
        <w:t>BEGIN16 content-text-end run untracked</w:t>
      </w:r>
    </w:p>
    <w:p w14:paraId="70199C7F" w14:textId="56CDD8FB" w:rsidR="004B3524" w:rsidRDefault="00C6336D">
      <w:r>
        <w:t xml:space="preserve">PLAIN16A </w:t>
      </w:r>
      <w:sdt>
        <w:sdtPr>
          <w:alias w:val="Check 63 control 16"/>
          <w:tag w:val="c63-16"/>
          <w:id w:val="63016"/>
        </w:sdtPr>
        <w:sdtEndPr/>
        <w:sdtContent>
          <w:r w:rsidR="00D15ED9">
            <w:rPr>
              <w:rStyle w:val="PlaceholderText"/>
            </w:rPr>
            <w:t>NEW16</w:t>
          </w:r>
        </w:sdtContent>
      </w:sdt>
      <w:r>
        <w:t xml:space="preserve"> PLAIN16B</w:t>
      </w:r>
    </w:p>
    <w:p w14:paraId="2195A2E2" w14:textId="77777777" w:rsidR="004B3524" w:rsidRDefault="00C6336D">
      <w:r>
        <w:t>END16</w:t>
      </w:r>
    </w:p>
    <w:p w14:paraId="04967D90" w14:textId="77777777" w:rsidR="004B3524" w:rsidRDefault="00C6336D">
      <w:r>
        <w:lastRenderedPageBreak/>
        <w:t>BEGIN17 content-delete run untracked</w:t>
      </w:r>
    </w:p>
    <w:p w14:paraId="1C5BBF67" w14:textId="54EEC41C" w:rsidR="004B3524" w:rsidRDefault="00C6336D">
      <w:r>
        <w:t xml:space="preserve">PLAIN17A </w:t>
      </w:r>
      <w:sdt>
        <w:sdtPr>
          <w:alias w:val="Check 63 control 17"/>
          <w:tag w:val="c63-17"/>
          <w:id w:val="63017"/>
          <w:showingPlcHdr/>
        </w:sdtPr>
        <w:sdtEndPr/>
        <w:sdtContent/>
      </w:sdt>
      <w:r>
        <w:t xml:space="preserve"> PLAIN17B</w:t>
      </w:r>
    </w:p>
    <w:p w14:paraId="06CA8DD7" w14:textId="77777777" w:rsidR="004B3524" w:rsidRDefault="00C6336D">
      <w:r>
        <w:t>END17</w:t>
      </w:r>
    </w:p>
    <w:p w14:paraId="23B02628" w14:textId="77777777" w:rsidR="004B3524" w:rsidRDefault="00C6336D">
      <w:r>
        <w:t>BEGIN18 whole-text-replace run untracked</w:t>
      </w:r>
    </w:p>
    <w:p w14:paraId="37B49716" w14:textId="7D34765A" w:rsidR="004B3524" w:rsidRDefault="00C6336D">
      <w:r>
        <w:t xml:space="preserve">PLAIN18A </w:t>
      </w:r>
      <w:r w:rsidR="00D15ED9">
        <w:t>NEW18</w:t>
      </w:r>
      <w:r>
        <w:t xml:space="preserve"> PLAIN18B</w:t>
      </w:r>
    </w:p>
    <w:p w14:paraId="2614F691" w14:textId="77777777" w:rsidR="004B3524" w:rsidRDefault="00C6336D">
      <w:r>
        <w:t>END18</w:t>
      </w:r>
    </w:p>
    <w:p w14:paraId="0D43EEC6" w14:textId="77777777" w:rsidR="004B3524" w:rsidRDefault="00C6336D">
      <w:r>
        <w:t>BEGIN19 paragraph-text-replace run untracked</w:t>
      </w:r>
    </w:p>
    <w:p w14:paraId="022BCA18" w14:textId="3F00627E" w:rsidR="004B3524" w:rsidRDefault="00D15ED9">
      <w:r>
        <w:t>NEW19</w:t>
      </w:r>
    </w:p>
    <w:p w14:paraId="64F4BBFB" w14:textId="77777777" w:rsidR="004B3524" w:rsidRDefault="00C6336D">
      <w:r>
        <w:t>END19</w:t>
      </w:r>
    </w:p>
    <w:p w14:paraId="1BDC6E0B" w14:textId="77777777" w:rsidR="004B3524" w:rsidRDefault="00C6336D">
      <w:r>
        <w:t>BEGIN20 paragraph-content-delete run untracked</w:t>
      </w:r>
    </w:p>
    <w:p w14:paraId="72766F04" w14:textId="1BCF830C" w:rsidR="004B3524" w:rsidRDefault="004B3524"/>
    <w:p w14:paraId="448DD02F" w14:textId="77777777" w:rsidR="004B3524" w:rsidRDefault="00C6336D">
      <w:r>
        <w:t>END20</w:t>
      </w:r>
    </w:p>
    <w:p w14:paraId="0F786BED" w14:textId="77777777" w:rsidR="004B3524" w:rsidRDefault="00C6336D">
      <w:r>
        <w:t>BEGIN21 control-text-replace block-bound untracked</w:t>
      </w:r>
    </w:p>
    <w:sdt>
      <w:sdtPr>
        <w:alias w:val="Check 63 control 21"/>
        <w:tag w:val="c63-21"/>
        <w:id w:val="63021"/>
        <w:dataBinding w:prefixMappings="xmlns:ns0='urn:check63'" w:xpath="/ns0:check63[1]/ns0:value21[1]" w:storeItemID="{63636363-6363-4636-8636-636363636363}"/>
        <w:text/>
      </w:sdtPr>
      <w:sdtEndPr/>
      <w:sdtContent>
        <w:p w14:paraId="19D11634" w14:textId="2A2AC6FC" w:rsidR="004B3524" w:rsidRDefault="00D15ED9">
          <w:r w:rsidRPr="00D15ED9">
            <w:t>NEW21</w:t>
          </w:r>
        </w:p>
      </w:sdtContent>
    </w:sdt>
    <w:p w14:paraId="054D77BA" w14:textId="77777777" w:rsidR="004B3524" w:rsidRDefault="00C6336D">
      <w:r>
        <w:t>END21</w:t>
      </w:r>
    </w:p>
    <w:p w14:paraId="07F6BBD8" w14:textId="77777777" w:rsidR="004B3524" w:rsidRDefault="00C6336D">
      <w:r>
        <w:t>BEGIN22 content-text-replace block-bound untracked</w:t>
      </w:r>
    </w:p>
    <w:sdt>
      <w:sdtPr>
        <w:alias w:val="Check 63 control 22"/>
        <w:tag w:val="c63-22"/>
        <w:id w:val="63022"/>
        <w:dataBinding w:prefixMappings="xmlns:ns0='urn:check63'" w:xpath="/ns0:check63[1]/ns0:value22[1]" w:storeItemID="{63636363-6363-4636-8636-636363636363}"/>
        <w:text/>
      </w:sdtPr>
      <w:sdtEndPr/>
      <w:sdtContent>
        <w:p w14:paraId="1F90F376" w14:textId="7C3D7ACC" w:rsidR="004B3524" w:rsidRDefault="00D15ED9">
          <w:r w:rsidRPr="00D15ED9">
            <w:t>NEW22</w:t>
          </w:r>
        </w:p>
      </w:sdtContent>
    </w:sdt>
    <w:p w14:paraId="16D8ACDE" w14:textId="77777777" w:rsidR="004B3524" w:rsidRDefault="00C6336D">
      <w:r>
        <w:t>END22</w:t>
      </w:r>
    </w:p>
    <w:p w14:paraId="116C8091" w14:textId="77777777" w:rsidR="004B3524" w:rsidRDefault="00C6336D">
      <w:r>
        <w:t>BEGIN23 paragraph-text-replace block-bound untracked</w:t>
      </w:r>
    </w:p>
    <w:sdt>
      <w:sdtPr>
        <w:alias w:val="Check 63 control 23"/>
        <w:tag w:val="c63-23"/>
        <w:id w:val="63023"/>
        <w:dataBinding w:prefixMappings="xmlns:ns0='urn:check63'" w:xpath="/ns0:check63[1]/ns0:value23[1]" w:storeItemID="{63636363-6363-4636-8636-636363636363}"/>
        <w:text/>
      </w:sdtPr>
      <w:sdtEndPr/>
      <w:sdtContent>
        <w:p w14:paraId="0A8CEBD5" w14:textId="06714A40" w:rsidR="004B3524" w:rsidRDefault="00D15ED9">
          <w:r w:rsidRPr="00D15ED9">
            <w:t>NEW23</w:t>
          </w:r>
        </w:p>
      </w:sdtContent>
    </w:sdt>
    <w:p w14:paraId="5B4003D9" w14:textId="77777777" w:rsidR="004B3524" w:rsidRDefault="00C6336D">
      <w:r>
        <w:t>END23</w:t>
      </w:r>
    </w:p>
    <w:p w14:paraId="41E081E2" w14:textId="77777777" w:rsidR="004B3524" w:rsidRDefault="00C6336D">
      <w:r>
        <w:t>BEGIN24 control-text-replace run-bound untracked</w:t>
      </w:r>
    </w:p>
    <w:p w14:paraId="5CE3A413" w14:textId="68EE5ED0" w:rsidR="004B3524" w:rsidRDefault="00C6336D">
      <w:r>
        <w:t xml:space="preserve">PLAIN24A </w:t>
      </w:r>
      <w:sdt>
        <w:sdtPr>
          <w:alias w:val="Check 63 control 24"/>
          <w:tag w:val="c63-24"/>
          <w:id w:val="63024"/>
          <w:dataBinding w:prefixMappings="xmlns:ns0='urn:check63'" w:xpath="/ns0:check63[1]/ns0:value24[1]" w:storeItemID="{63636363-6363-4636-8636-636363636363}"/>
          <w:text/>
        </w:sdtPr>
        <w:sdtEndPr/>
        <w:sdtContent>
          <w:r w:rsidR="00D15ED9" w:rsidRPr="00D15ED9">
            <w:t>NEW24</w:t>
          </w:r>
        </w:sdtContent>
      </w:sdt>
      <w:r>
        <w:t xml:space="preserve"> PLAIN24B</w:t>
      </w:r>
    </w:p>
    <w:p w14:paraId="241A591A" w14:textId="77777777" w:rsidR="004B3524" w:rsidRDefault="00C6336D">
      <w:r>
        <w:t>END24</w:t>
      </w:r>
    </w:p>
    <w:p w14:paraId="21D8F903" w14:textId="77777777" w:rsidR="004B3524" w:rsidRDefault="00C6336D">
      <w:r>
        <w:t>BEGIN25 content-text-replace run-bound untracked</w:t>
      </w:r>
    </w:p>
    <w:p w14:paraId="1BD5B545" w14:textId="0460BE54" w:rsidR="004B3524" w:rsidRDefault="00C6336D">
      <w:r>
        <w:t xml:space="preserve">PLAIN25A </w:t>
      </w:r>
      <w:sdt>
        <w:sdtPr>
          <w:alias w:val="Check 63 control 25"/>
          <w:tag w:val="c63-25"/>
          <w:id w:val="63025"/>
          <w:dataBinding w:prefixMappings="xmlns:ns0='urn:check63'" w:xpath="/ns0:check63[1]/ns0:value25[1]" w:storeItemID="{63636363-6363-4636-8636-636363636363}"/>
          <w:text/>
        </w:sdtPr>
        <w:sdtEndPr/>
        <w:sdtContent>
          <w:r w:rsidR="00D15ED9" w:rsidRPr="00D15ED9">
            <w:t>NEW25</w:t>
          </w:r>
        </w:sdtContent>
      </w:sdt>
      <w:r>
        <w:t xml:space="preserve"> PLAIN25B</w:t>
      </w:r>
    </w:p>
    <w:p w14:paraId="7097CEFC" w14:textId="77777777" w:rsidR="004B3524" w:rsidRDefault="00C6336D">
      <w:r>
        <w:lastRenderedPageBreak/>
        <w:t>END25</w:t>
      </w:r>
    </w:p>
    <w:p w14:paraId="0AEC9F39" w14:textId="77777777" w:rsidR="004B3524" w:rsidRDefault="00C6336D">
      <w:r>
        <w:t>BEGIN26 paragraph-text-replace run-bound untracked</w:t>
      </w:r>
    </w:p>
    <w:p w14:paraId="32A502FB" w14:textId="12D83264" w:rsidR="004B3524" w:rsidRDefault="00D15ED9">
      <w:r>
        <w:t>NEW26</w:t>
      </w:r>
    </w:p>
    <w:p w14:paraId="7F7036A4" w14:textId="77777777" w:rsidR="004B3524" w:rsidRDefault="00C6336D">
      <w:r>
        <w:t>END26</w:t>
      </w:r>
    </w:p>
    <w:p w14:paraId="0EED1B28" w14:textId="77777777" w:rsidR="004B3524" w:rsidRDefault="00C6336D">
      <w:r>
        <w:t>BEGIN27 control-text-replace block tracked</w:t>
      </w:r>
    </w:p>
    <w:sdt>
      <w:sdtPr>
        <w:alias w:val="Check 63 control 27"/>
        <w:tag w:val="c63-27"/>
        <w:id w:val="63027"/>
      </w:sdtPr>
      <w:sdtEndPr/>
      <w:sdtContent>
        <w:p w14:paraId="39377E76" w14:textId="697CBF33" w:rsidR="004B3524" w:rsidRDefault="00D15ED9">
          <w:ins w:id="0" w:author="Author A" w:date="2026-10-24T21:37:00Z" w16du:dateUtc="2026-10-24T10:37:00Z">
            <w:r>
              <w:rPr>
                <w:rStyle w:val="PlaceholderText"/>
              </w:rPr>
              <w:t>NEW27</w:t>
            </w:r>
          </w:ins>
          <w:del w:id="1" w:author="Author A" w:date="2026-10-24T21:37:00Z" w16du:dateUtc="2026-10-24T10:37:00Z">
            <w:r w:rsidR="00C6336D" w:rsidDel="00D15ED9">
              <w:rPr>
                <w:rStyle w:val="PlaceholderText"/>
              </w:rPr>
              <w:delText>Click or tap here to enter text.</w:delText>
            </w:r>
          </w:del>
        </w:p>
      </w:sdtContent>
    </w:sdt>
    <w:p w14:paraId="20FB3FCC" w14:textId="77777777" w:rsidR="004B3524" w:rsidRDefault="00C6336D">
      <w:r>
        <w:t>END27</w:t>
      </w:r>
    </w:p>
    <w:p w14:paraId="61CB4129" w14:textId="77777777" w:rsidR="004B3524" w:rsidRDefault="00C6336D">
      <w:r>
        <w:t>BEGIN28 control-text-end block tracked</w:t>
      </w:r>
    </w:p>
    <w:sdt>
      <w:sdtPr>
        <w:alias w:val="Check 63 control 28"/>
        <w:tag w:val="c63-28"/>
        <w:id w:val="63028"/>
      </w:sdtPr>
      <w:sdtEndPr/>
      <w:sdtContent>
        <w:p w14:paraId="4D8FA9BF" w14:textId="35453413" w:rsidR="004B3524" w:rsidRDefault="00D15ED9">
          <w:ins w:id="2" w:author="Author A" w:date="2026-10-24T21:37:00Z" w16du:dateUtc="2026-10-24T10:37:00Z">
            <w:r w:rsidRPr="00D15ED9">
              <w:rPr>
                <w:rStyle w:val="PlaceholderText"/>
                <w:color w:val="auto"/>
                <w:rPrChange w:id="3" w:author="Author A" w:date="2026-10-24T21:37:00Z" w16du:dateUtc="2026-10-24T10:37:00Z">
                  <w:rPr>
                    <w:rStyle w:val="PlaceholderText"/>
                  </w:rPr>
                </w:rPrChange>
              </w:rPr>
              <w:t>NEW28</w:t>
            </w:r>
          </w:ins>
          <w:del w:id="4" w:author="Author A" w:date="2026-10-24T21:37:00Z" w16du:dateUtc="2026-10-24T10:37:00Z">
            <w:r w:rsidR="00C6336D" w:rsidDel="00D15ED9">
              <w:rPr>
                <w:rStyle w:val="PlaceholderText"/>
              </w:rPr>
              <w:delText>Click or tap here to enter text.</w:delText>
            </w:r>
          </w:del>
        </w:p>
      </w:sdtContent>
    </w:sdt>
    <w:p w14:paraId="1B6FD4CA" w14:textId="77777777" w:rsidR="004B3524" w:rsidRDefault="00C6336D">
      <w:r>
        <w:t>END28</w:t>
      </w:r>
    </w:p>
    <w:p w14:paraId="2C42F90A" w14:textId="77777777" w:rsidR="004B3524" w:rsidRDefault="00C6336D">
      <w:r>
        <w:t>BEGIN29 control-paragraph-end block tracked</w:t>
      </w:r>
    </w:p>
    <w:sdt>
      <w:sdtPr>
        <w:alias w:val="Check 63 control 29"/>
        <w:tag w:val="c63-29"/>
        <w:id w:val="63029"/>
        <w:showingPlcHdr/>
      </w:sdtPr>
      <w:sdtEndPr/>
      <w:sdtContent>
        <w:p w14:paraId="2058BC31" w14:textId="220BF1DB" w:rsidR="004B3524" w:rsidRDefault="00D15ED9">
          <w:ins w:id="5" w:author="Author A" w:date="2026-10-24T21:37:00Z" w16du:dateUtc="2026-10-24T10:37:00Z">
            <w:r>
              <w:rPr>
                <w:rStyle w:val="PlaceholderText"/>
              </w:rPr>
              <w:t>NEW29</w:t>
            </w:r>
          </w:ins>
          <w:del w:id="6" w:author="Author A" w:date="2026-10-24T21:37:00Z" w16du:dateUtc="2026-10-24T10:37:00Z">
            <w:r w:rsidR="00C6336D" w:rsidDel="00D15ED9">
              <w:rPr>
                <w:rStyle w:val="PlaceholderText"/>
              </w:rPr>
              <w:delText>Click or tap here to enter text.</w:delText>
            </w:r>
          </w:del>
        </w:p>
      </w:sdtContent>
    </w:sdt>
    <w:p w14:paraId="07386930" w14:textId="77777777" w:rsidR="004B3524" w:rsidRDefault="00C6336D">
      <w:r>
        <w:t>END29</w:t>
      </w:r>
    </w:p>
    <w:p w14:paraId="1A28118F" w14:textId="77777777" w:rsidR="004B3524" w:rsidRDefault="00C6336D">
      <w:r>
        <w:t>BEGIN30 content-text-replace block tracked</w:t>
      </w:r>
    </w:p>
    <w:sdt>
      <w:sdtPr>
        <w:alias w:val="Check 63 control 30"/>
        <w:tag w:val="c63-30"/>
        <w:id w:val="63030"/>
      </w:sdtPr>
      <w:sdtEndPr/>
      <w:sdtContent>
        <w:p w14:paraId="0E365A7E" w14:textId="31280279" w:rsidR="004B3524" w:rsidRDefault="00D15ED9">
          <w:ins w:id="7" w:author="Author A" w:date="2026-10-24T21:37:00Z" w16du:dateUtc="2026-10-24T10:37:00Z">
            <w:r>
              <w:rPr>
                <w:rStyle w:val="PlaceholderText"/>
              </w:rPr>
              <w:t>NEW30</w:t>
            </w:r>
          </w:ins>
          <w:del w:id="8" w:author="Author A" w:date="2026-10-24T21:37:00Z" w16du:dateUtc="2026-10-24T10:37:00Z">
            <w:r w:rsidR="00C6336D" w:rsidDel="00D15ED9">
              <w:rPr>
                <w:rStyle w:val="PlaceholderText"/>
              </w:rPr>
              <w:delText>Click or tap here to enter text.</w:delText>
            </w:r>
          </w:del>
        </w:p>
      </w:sdtContent>
    </w:sdt>
    <w:p w14:paraId="563A4872" w14:textId="77777777" w:rsidR="004B3524" w:rsidRDefault="00C6336D">
      <w:r>
        <w:t>END30</w:t>
      </w:r>
    </w:p>
    <w:p w14:paraId="14FA31DB" w14:textId="77777777" w:rsidR="004B3524" w:rsidRDefault="00C6336D">
      <w:r>
        <w:t>BEGIN31 content-text-end block tracked</w:t>
      </w:r>
    </w:p>
    <w:sdt>
      <w:sdtPr>
        <w:alias w:val="Check 63 control 31"/>
        <w:tag w:val="c63-31"/>
        <w:id w:val="63031"/>
      </w:sdtPr>
      <w:sdtEndPr/>
      <w:sdtContent>
        <w:p w14:paraId="5D575C5F" w14:textId="6D7A66F5" w:rsidR="004B3524" w:rsidRDefault="00D15ED9">
          <w:ins w:id="9" w:author="Author A" w:date="2026-10-24T21:37:00Z" w16du:dateUtc="2026-10-24T10:37:00Z">
            <w:r>
              <w:rPr>
                <w:rStyle w:val="PlaceholderText"/>
              </w:rPr>
              <w:t>NEW31</w:t>
            </w:r>
          </w:ins>
          <w:del w:id="10" w:author="Author A" w:date="2026-10-24T21:37:00Z" w16du:dateUtc="2026-10-24T10:37:00Z">
            <w:r w:rsidR="00C6336D" w:rsidDel="00D15ED9">
              <w:rPr>
                <w:rStyle w:val="PlaceholderText"/>
              </w:rPr>
              <w:delText>Click or tap here to enter text.</w:delText>
            </w:r>
          </w:del>
        </w:p>
      </w:sdtContent>
    </w:sdt>
    <w:p w14:paraId="7B7FA317" w14:textId="77777777" w:rsidR="004B3524" w:rsidRDefault="00C6336D">
      <w:r>
        <w:t>END31</w:t>
      </w:r>
    </w:p>
    <w:p w14:paraId="6AA0AFD9" w14:textId="77777777" w:rsidR="004B3524" w:rsidRDefault="00C6336D">
      <w:r>
        <w:t>BEGIN32 content-delete block tracked</w:t>
      </w:r>
    </w:p>
    <w:sdt>
      <w:sdtPr>
        <w:alias w:val="Check 63 control 32"/>
        <w:tag w:val="c63-32"/>
        <w:id w:val="63032"/>
        <w:showingPlcHdr/>
      </w:sdtPr>
      <w:sdtEndPr/>
      <w:sdtContent>
        <w:p w14:paraId="318719D5" w14:textId="3EE1C7DC" w:rsidR="004B3524" w:rsidRDefault="00C6336D">
          <w:del w:id="11" w:author="Author A" w:date="2026-10-24T21:37:00Z" w16du:dateUtc="2026-10-24T10:37:00Z">
            <w:r w:rsidDel="00D15ED9">
              <w:rPr>
                <w:rStyle w:val="PlaceholderText"/>
              </w:rPr>
              <w:delText>Click or tap here to enter text.</w:delText>
            </w:r>
          </w:del>
        </w:p>
      </w:sdtContent>
    </w:sdt>
    <w:p w14:paraId="26F6DFD7" w14:textId="77777777" w:rsidR="004B3524" w:rsidRDefault="00C6336D">
      <w:r>
        <w:t>END32</w:t>
      </w:r>
    </w:p>
    <w:p w14:paraId="67F5FE50" w14:textId="77777777" w:rsidR="004B3524" w:rsidRDefault="00C6336D">
      <w:r>
        <w:t>BEGIN33 paragraph-text-replace block tracked</w:t>
      </w:r>
    </w:p>
    <w:sdt>
      <w:sdtPr>
        <w:alias w:val="Check 63 control 33"/>
        <w:tag w:val="c63-33"/>
        <w:id w:val="63033"/>
      </w:sdtPr>
      <w:sdtEndPr/>
      <w:sdtContent>
        <w:p w14:paraId="632A40A4" w14:textId="24A6679E" w:rsidR="004B3524" w:rsidRDefault="00D15ED9">
          <w:ins w:id="12" w:author="Author A" w:date="2026-10-24T21:37:00Z" w16du:dateUtc="2026-10-24T10:37:00Z">
            <w:r>
              <w:rPr>
                <w:rStyle w:val="PlaceholderText"/>
              </w:rPr>
              <w:t>NEW33</w:t>
            </w:r>
          </w:ins>
          <w:del w:id="13" w:author="Author A" w:date="2026-10-24T21:37:00Z" w16du:dateUtc="2026-10-24T10:37:00Z">
            <w:r w:rsidR="00C6336D" w:rsidDel="00D15ED9">
              <w:rPr>
                <w:rStyle w:val="PlaceholderText"/>
              </w:rPr>
              <w:delText>Click or tap here to enter text.</w:delText>
            </w:r>
          </w:del>
        </w:p>
      </w:sdtContent>
    </w:sdt>
    <w:p w14:paraId="66FEBDE6" w14:textId="77777777" w:rsidR="004B3524" w:rsidRDefault="00C6336D">
      <w:r>
        <w:t>END33</w:t>
      </w:r>
    </w:p>
    <w:p w14:paraId="55C81717" w14:textId="77777777" w:rsidR="004B3524" w:rsidRDefault="00C6336D">
      <w:r>
        <w:t>BEGIN34 paragraph-text-start block tracked</w:t>
      </w:r>
    </w:p>
    <w:sdt>
      <w:sdtPr>
        <w:alias w:val="Check 63 control 34"/>
        <w:tag w:val="c63-34"/>
        <w:id w:val="63034"/>
      </w:sdtPr>
      <w:sdtEndPr/>
      <w:sdtContent>
        <w:p w14:paraId="782AB4D4" w14:textId="5A64EFCF" w:rsidR="004B3524" w:rsidRDefault="00D15ED9">
          <w:ins w:id="14" w:author="Author A" w:date="2026-10-24T21:37:00Z" w16du:dateUtc="2026-10-24T10:37:00Z">
            <w:r>
              <w:rPr>
                <w:rStyle w:val="PlaceholderText"/>
              </w:rPr>
              <w:t>NEW34</w:t>
            </w:r>
          </w:ins>
          <w:del w:id="15" w:author="Author A" w:date="2026-10-24T21:37:00Z" w16du:dateUtc="2026-10-24T10:37:00Z">
            <w:r w:rsidR="00C6336D" w:rsidDel="00D15ED9">
              <w:rPr>
                <w:rStyle w:val="PlaceholderText"/>
              </w:rPr>
              <w:delText>Click or tap here to enter text.</w:delText>
            </w:r>
          </w:del>
        </w:p>
      </w:sdtContent>
    </w:sdt>
    <w:p w14:paraId="1968234D" w14:textId="77777777" w:rsidR="004B3524" w:rsidRDefault="00C6336D">
      <w:r>
        <w:t>END34</w:t>
      </w:r>
    </w:p>
    <w:p w14:paraId="4B1F053B" w14:textId="77777777" w:rsidR="004B3524" w:rsidRDefault="00C6336D">
      <w:r>
        <w:t>BEGIN35 paragraph-text-end block tracked</w:t>
      </w:r>
    </w:p>
    <w:sdt>
      <w:sdtPr>
        <w:alias w:val="Check 63 control 35"/>
        <w:tag w:val="c63-35"/>
        <w:id w:val="63035"/>
      </w:sdtPr>
      <w:sdtEndPr/>
      <w:sdtContent>
        <w:p w14:paraId="0018947C" w14:textId="4A20D959" w:rsidR="004B3524" w:rsidRDefault="00D15ED9">
          <w:ins w:id="16" w:author="Author A" w:date="2026-10-24T21:37:00Z" w16du:dateUtc="2026-10-24T10:37:00Z">
            <w:r w:rsidRPr="00D15ED9">
              <w:rPr>
                <w:rStyle w:val="PlaceholderText"/>
                <w:color w:val="auto"/>
                <w:rPrChange w:id="17" w:author="Author A" w:date="2026-10-24T21:37:00Z" w16du:dateUtc="2026-10-24T10:37:00Z">
                  <w:rPr>
                    <w:rStyle w:val="PlaceholderText"/>
                  </w:rPr>
                </w:rPrChange>
              </w:rPr>
              <w:t>NEW35</w:t>
            </w:r>
          </w:ins>
          <w:del w:id="18" w:author="Author A" w:date="2026-10-24T21:37:00Z" w16du:dateUtc="2026-10-24T10:37:00Z">
            <w:r w:rsidR="00C6336D" w:rsidDel="00D15ED9">
              <w:rPr>
                <w:rStyle w:val="PlaceholderText"/>
              </w:rPr>
              <w:delText>Click or tap here to enter text.</w:delText>
            </w:r>
          </w:del>
        </w:p>
      </w:sdtContent>
    </w:sdt>
    <w:p w14:paraId="4A0509AD" w14:textId="77777777" w:rsidR="004B3524" w:rsidRDefault="00C6336D">
      <w:r>
        <w:t>END35</w:t>
      </w:r>
    </w:p>
    <w:p w14:paraId="3E510745" w14:textId="77777777" w:rsidR="004B3524" w:rsidRDefault="00C6336D">
      <w:r>
        <w:t>BEGIN36 paragraph-after block tracked</w:t>
      </w:r>
    </w:p>
    <w:p w14:paraId="31EF29A4" w14:textId="77777777" w:rsidR="00D15ED9" w:rsidRDefault="00C6336D">
      <w:pPr>
        <w:rPr>
          <w:ins w:id="19" w:author="Author A" w:date="2026-10-24T21:37:00Z" w16du:dateUtc="2026-10-24T10:37:00Z"/>
        </w:rPr>
      </w:pPr>
      <w:sdt>
        <w:sdtPr>
          <w:alias w:val="Check 63 control 36"/>
          <w:tag w:val="c63-36"/>
          <w:id w:val="63036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4590A5E0" w14:textId="1ADD2C0A" w:rsidR="004B3524" w:rsidRDefault="00D15ED9">
      <w:ins w:id="20" w:author="Author A" w:date="2026-10-24T21:37:00Z" w16du:dateUtc="2026-10-24T10:37:00Z">
        <w:r>
          <w:t>NEW36</w:t>
        </w:r>
      </w:ins>
    </w:p>
    <w:p w14:paraId="59386AF9" w14:textId="77777777" w:rsidR="004B3524" w:rsidRDefault="00C6336D">
      <w:r>
        <w:t>END36</w:t>
      </w:r>
    </w:p>
    <w:p w14:paraId="646CC22C" w14:textId="77777777" w:rsidR="004B3524" w:rsidRDefault="00C6336D">
      <w:r>
        <w:t>BEGIN37 paragraph-before block tracked</w:t>
      </w:r>
    </w:p>
    <w:p w14:paraId="22459900" w14:textId="77777777" w:rsidR="00D15ED9" w:rsidRDefault="00D15ED9">
      <w:pPr>
        <w:rPr>
          <w:ins w:id="21" w:author="Author A" w:date="2026-10-24T21:37:00Z" w16du:dateUtc="2026-10-24T10:37:00Z"/>
        </w:rPr>
      </w:pPr>
      <w:ins w:id="22" w:author="Author A" w:date="2026-10-24T21:37:00Z" w16du:dateUtc="2026-10-24T10:37:00Z">
        <w:r>
          <w:t>NEW37</w:t>
        </w:r>
      </w:ins>
    </w:p>
    <w:p w14:paraId="3B620B85" w14:textId="50929406" w:rsidR="004B3524" w:rsidRDefault="00C6336D">
      <w:sdt>
        <w:sdtPr>
          <w:alias w:val="Check 63 control 37"/>
          <w:tag w:val="c63-37"/>
          <w:id w:val="63037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3B60B89F" w14:textId="77777777" w:rsidR="004B3524" w:rsidRDefault="00C6336D">
      <w:r>
        <w:t>END37</w:t>
      </w:r>
    </w:p>
    <w:p w14:paraId="0897744C" w14:textId="77777777" w:rsidR="004B3524" w:rsidRDefault="00C6336D">
      <w:r>
        <w:t>BEGIN38 paragraph-content-delete block tracked</w:t>
      </w:r>
    </w:p>
    <w:customXmlDelRangeStart w:id="23" w:author="Author A" w:date="2026-10-24T21:37:00Z"/>
    <w:sdt>
      <w:sdtPr>
        <w:alias w:val="Check 63 control 38"/>
        <w:tag w:val="c63-38"/>
        <w:id w:val="63038"/>
        <w:showingPlcHdr/>
      </w:sdtPr>
      <w:sdtEndPr/>
      <w:sdtContent>
        <w:customXmlDelRangeEnd w:id="23"/>
        <w:p w14:paraId="3555347E" w14:textId="37048A68" w:rsidR="004B3524" w:rsidRDefault="00C6336D">
          <w:del w:id="24" w:author="Author A" w:date="2026-10-24T21:37:00Z" w16du:dateUtc="2026-10-24T10:37:00Z">
            <w:r w:rsidDel="00D15ED9">
              <w:rPr>
                <w:rStyle w:val="PlaceholderText"/>
              </w:rPr>
              <w:delText>Click or tap here to enter text.</w:delText>
            </w:r>
          </w:del>
        </w:p>
        <w:customXmlDelRangeStart w:id="25" w:author="Author A" w:date="2026-10-24T21:37:00Z"/>
      </w:sdtContent>
    </w:sdt>
    <w:customXmlDelRangeEnd w:id="25"/>
    <w:p w14:paraId="20CB980C" w14:textId="77777777" w:rsidR="004B3524" w:rsidRDefault="00C6336D">
      <w:r>
        <w:t>END38</w:t>
      </w:r>
    </w:p>
    <w:p w14:paraId="3D94C8C5" w14:textId="77777777" w:rsidR="004B3524" w:rsidRDefault="00C6336D">
      <w:r>
        <w:t>BEGIN39 control-text-replace run tracked</w:t>
      </w:r>
    </w:p>
    <w:p w14:paraId="0FE70131" w14:textId="5EC307AA" w:rsidR="004B3524" w:rsidRDefault="00C6336D">
      <w:r>
        <w:t xml:space="preserve">PLAIN39A </w:t>
      </w:r>
      <w:sdt>
        <w:sdtPr>
          <w:alias w:val="Check 63 control 39"/>
          <w:tag w:val="c63-39"/>
          <w:id w:val="63039"/>
        </w:sdtPr>
        <w:sdtEndPr/>
        <w:sdtContent>
          <w:ins w:id="26" w:author="Author A" w:date="2026-10-24T21:37:00Z" w16du:dateUtc="2026-10-24T10:37:00Z">
            <w:r w:rsidR="00D15ED9">
              <w:rPr>
                <w:rStyle w:val="PlaceholderText"/>
              </w:rPr>
              <w:t>NEW39</w:t>
            </w:r>
          </w:ins>
          <w:del w:id="27" w:author="Author A" w:date="2026-10-24T21:37:00Z" w16du:dateUtc="2026-10-24T10:37:00Z">
            <w:r w:rsidDel="00D15ED9">
              <w:rPr>
                <w:rStyle w:val="PlaceholderText"/>
              </w:rPr>
              <w:delText>Click or tap here to enter text.</w:delText>
            </w:r>
          </w:del>
        </w:sdtContent>
      </w:sdt>
      <w:r>
        <w:t xml:space="preserve"> PLAIN39B</w:t>
      </w:r>
    </w:p>
    <w:p w14:paraId="2C255D30" w14:textId="77777777" w:rsidR="004B3524" w:rsidRDefault="00C6336D">
      <w:r>
        <w:t>END39</w:t>
      </w:r>
    </w:p>
    <w:p w14:paraId="3074D09B" w14:textId="77777777" w:rsidR="004B3524" w:rsidRDefault="00C6336D">
      <w:r>
        <w:t>BEGIN40 control-text-end run tracked</w:t>
      </w:r>
    </w:p>
    <w:p w14:paraId="0C739FCE" w14:textId="2FEF46E2" w:rsidR="004B3524" w:rsidRDefault="00C6336D">
      <w:r>
        <w:t xml:space="preserve">PLAIN40A </w:t>
      </w:r>
      <w:sdt>
        <w:sdtPr>
          <w:alias w:val="Check 63 control 40"/>
          <w:tag w:val="c63-40"/>
          <w:id w:val="63040"/>
        </w:sdtPr>
        <w:sdtEndPr/>
        <w:sdtContent>
          <w:ins w:id="28" w:author="Author A" w:date="2026-10-24T21:37:00Z" w16du:dateUtc="2026-10-24T10:37:00Z">
            <w:r w:rsidR="00D15ED9" w:rsidRPr="00D15ED9">
              <w:rPr>
                <w:rStyle w:val="PlaceholderText"/>
                <w:color w:val="auto"/>
                <w:rPrChange w:id="29" w:author="Author A" w:date="2026-10-24T21:37:00Z" w16du:dateUtc="2026-10-24T10:37:00Z">
                  <w:rPr>
                    <w:rStyle w:val="PlaceholderText"/>
                  </w:rPr>
                </w:rPrChange>
              </w:rPr>
              <w:t>NEW40</w:t>
            </w:r>
          </w:ins>
          <w:del w:id="30" w:author="Author A" w:date="2026-10-24T21:37:00Z" w16du:dateUtc="2026-10-24T10:37:00Z">
            <w:r w:rsidDel="00D15ED9">
              <w:rPr>
                <w:rStyle w:val="PlaceholderText"/>
              </w:rPr>
              <w:delText>Click or tap here to enter text.</w:delText>
            </w:r>
          </w:del>
        </w:sdtContent>
      </w:sdt>
      <w:r>
        <w:t xml:space="preserve"> PLAIN40B</w:t>
      </w:r>
    </w:p>
    <w:p w14:paraId="4AC65EFA" w14:textId="77777777" w:rsidR="004B3524" w:rsidRDefault="00C6336D">
      <w:r>
        <w:t>END40</w:t>
      </w:r>
    </w:p>
    <w:p w14:paraId="37367F0D" w14:textId="77777777" w:rsidR="004B3524" w:rsidRDefault="00C6336D">
      <w:r>
        <w:t>BEGIN41 content-text-replace run tracked</w:t>
      </w:r>
    </w:p>
    <w:p w14:paraId="40B4F495" w14:textId="42057AAA" w:rsidR="004B3524" w:rsidRDefault="00C6336D">
      <w:r>
        <w:t xml:space="preserve">PLAIN41A </w:t>
      </w:r>
      <w:sdt>
        <w:sdtPr>
          <w:alias w:val="Check 63 control 41"/>
          <w:tag w:val="c63-41"/>
          <w:id w:val="63041"/>
        </w:sdtPr>
        <w:sdtEndPr/>
        <w:sdtContent>
          <w:ins w:id="31" w:author="Author A" w:date="2026-10-24T21:37:00Z" w16du:dateUtc="2026-10-24T10:37:00Z">
            <w:r w:rsidR="00D15ED9">
              <w:rPr>
                <w:rStyle w:val="PlaceholderText"/>
              </w:rPr>
              <w:t>NEW41</w:t>
            </w:r>
          </w:ins>
          <w:del w:id="32" w:author="Author A" w:date="2026-10-24T21:37:00Z" w16du:dateUtc="2026-10-24T10:37:00Z">
            <w:r w:rsidDel="00D15ED9">
              <w:rPr>
                <w:rStyle w:val="PlaceholderText"/>
              </w:rPr>
              <w:delText>Click or tap here to enter text.</w:delText>
            </w:r>
          </w:del>
        </w:sdtContent>
      </w:sdt>
      <w:r>
        <w:t xml:space="preserve"> PLAIN41B</w:t>
      </w:r>
    </w:p>
    <w:p w14:paraId="7917D051" w14:textId="77777777" w:rsidR="004B3524" w:rsidRDefault="00C6336D">
      <w:r>
        <w:t>END41</w:t>
      </w:r>
    </w:p>
    <w:p w14:paraId="219FAB9D" w14:textId="77777777" w:rsidR="004B3524" w:rsidRDefault="00C6336D">
      <w:r>
        <w:t>BEGIN42 content-text-end run tracked</w:t>
      </w:r>
    </w:p>
    <w:p w14:paraId="05876700" w14:textId="4B1063D2" w:rsidR="004B3524" w:rsidRDefault="00C6336D">
      <w:r>
        <w:lastRenderedPageBreak/>
        <w:t xml:space="preserve">PLAIN42A </w:t>
      </w:r>
      <w:sdt>
        <w:sdtPr>
          <w:alias w:val="Check 63 control 42"/>
          <w:tag w:val="c63-42"/>
          <w:id w:val="63042"/>
        </w:sdtPr>
        <w:sdtEndPr/>
        <w:sdtContent>
          <w:ins w:id="33" w:author="Author A" w:date="2026-10-24T21:37:00Z" w16du:dateUtc="2026-10-24T10:37:00Z">
            <w:r w:rsidR="00D15ED9">
              <w:rPr>
                <w:rStyle w:val="PlaceholderText"/>
              </w:rPr>
              <w:t>NEW42</w:t>
            </w:r>
          </w:ins>
          <w:del w:id="34" w:author="Author A" w:date="2026-10-24T21:37:00Z" w16du:dateUtc="2026-10-24T10:37:00Z">
            <w:r w:rsidDel="00D15ED9">
              <w:rPr>
                <w:rStyle w:val="PlaceholderText"/>
              </w:rPr>
              <w:delText>Click or tap here to enter text.</w:delText>
            </w:r>
          </w:del>
        </w:sdtContent>
      </w:sdt>
      <w:r>
        <w:t xml:space="preserve"> PLAIN42B</w:t>
      </w:r>
    </w:p>
    <w:p w14:paraId="368730FC" w14:textId="77777777" w:rsidR="004B3524" w:rsidRDefault="00C6336D">
      <w:r>
        <w:t>END42</w:t>
      </w:r>
    </w:p>
    <w:p w14:paraId="7B6F000C" w14:textId="77777777" w:rsidR="004B3524" w:rsidRDefault="00C6336D">
      <w:r>
        <w:t>BEGIN43 content-delete run tracked</w:t>
      </w:r>
    </w:p>
    <w:p w14:paraId="6C61B7A8" w14:textId="0D1FCAC5" w:rsidR="004B3524" w:rsidRDefault="00C6336D">
      <w:r>
        <w:t xml:space="preserve">PLAIN43A </w:t>
      </w:r>
      <w:sdt>
        <w:sdtPr>
          <w:alias w:val="Check 63 control 43"/>
          <w:tag w:val="c63-43"/>
          <w:id w:val="63043"/>
          <w:showingPlcHdr/>
        </w:sdtPr>
        <w:sdtEndPr/>
        <w:sdtContent>
          <w:del w:id="35" w:author="Author A" w:date="2026-10-24T21:37:00Z" w16du:dateUtc="2026-10-24T10:37:00Z">
            <w:r w:rsidDel="00D15ED9">
              <w:rPr>
                <w:rStyle w:val="PlaceholderText"/>
              </w:rPr>
              <w:delText>Click or tap here to enter text.</w:delText>
            </w:r>
          </w:del>
        </w:sdtContent>
      </w:sdt>
      <w:r>
        <w:t xml:space="preserve"> PLAIN43B</w:t>
      </w:r>
    </w:p>
    <w:p w14:paraId="7BCF8610" w14:textId="77777777" w:rsidR="004B3524" w:rsidRDefault="00C6336D">
      <w:r>
        <w:t>END43</w:t>
      </w:r>
    </w:p>
    <w:p w14:paraId="63571284" w14:textId="77777777" w:rsidR="004B3524" w:rsidRDefault="00C6336D">
      <w:r>
        <w:t>BEGIN44 whole-text-replace run tracked</w:t>
      </w:r>
    </w:p>
    <w:p w14:paraId="1E6E31CA" w14:textId="0B716BC1" w:rsidR="004B3524" w:rsidRDefault="00C6336D">
      <w:r>
        <w:t xml:space="preserve">PLAIN44A </w:t>
      </w:r>
      <w:ins w:id="36" w:author="Author A" w:date="2026-10-24T21:37:00Z" w16du:dateUtc="2026-10-24T10:37:00Z">
        <w:r w:rsidR="00D15ED9">
          <w:t>NEW44</w:t>
        </w:r>
      </w:ins>
      <w:customXmlDelRangeStart w:id="37" w:author="Author A" w:date="2026-10-24T21:37:00Z"/>
      <w:sdt>
        <w:sdtPr>
          <w:alias w:val="Check 63 control 44"/>
          <w:tag w:val="c63-44"/>
          <w:id w:val="63044"/>
          <w:showingPlcHdr/>
        </w:sdtPr>
        <w:sdtEndPr/>
        <w:sdtContent>
          <w:customXmlDelRangeEnd w:id="37"/>
          <w:del w:id="38" w:author="Author A" w:date="2026-10-24T21:37:00Z" w16du:dateUtc="2026-10-24T10:37:00Z">
            <w:r w:rsidDel="00D15ED9">
              <w:rPr>
                <w:rStyle w:val="PlaceholderText"/>
              </w:rPr>
              <w:delText>Click or tap here to enter text.</w:delText>
            </w:r>
          </w:del>
          <w:customXmlDelRangeStart w:id="39" w:author="Author A" w:date="2026-10-24T21:37:00Z"/>
        </w:sdtContent>
      </w:sdt>
      <w:customXmlDelRangeEnd w:id="39"/>
      <w:r>
        <w:t xml:space="preserve"> PLAIN44B</w:t>
      </w:r>
    </w:p>
    <w:p w14:paraId="0478D213" w14:textId="77777777" w:rsidR="004B3524" w:rsidRDefault="00C6336D">
      <w:r>
        <w:t>END44</w:t>
      </w:r>
    </w:p>
    <w:p w14:paraId="2A1FE584" w14:textId="77777777" w:rsidR="004B3524" w:rsidRDefault="00C6336D">
      <w:r>
        <w:t>BEGIN45 paragraph-text-replace run tracked</w:t>
      </w:r>
    </w:p>
    <w:p w14:paraId="24B4BECA" w14:textId="610F7BAA" w:rsidR="004B3524" w:rsidRDefault="00D15ED9">
      <w:ins w:id="40" w:author="Author A" w:date="2026-10-24T21:37:00Z" w16du:dateUtc="2026-10-24T10:37:00Z">
        <w:r>
          <w:t>NEW45</w:t>
        </w:r>
      </w:ins>
      <w:del w:id="41" w:author="Author A" w:date="2026-10-24T21:37:00Z" w16du:dateUtc="2026-10-24T10:37:00Z">
        <w:r w:rsidR="00C6336D" w:rsidDel="00D15ED9">
          <w:delText xml:space="preserve">PLAIN45A </w:delText>
        </w:r>
      </w:del>
      <w:customXmlDelRangeStart w:id="42" w:author="Author A" w:date="2026-10-24T21:37:00Z"/>
      <w:sdt>
        <w:sdtPr>
          <w:alias w:val="Check 63 control 45"/>
          <w:tag w:val="c63-45"/>
          <w:id w:val="63045"/>
          <w:showingPlcHdr/>
        </w:sdtPr>
        <w:sdtEndPr/>
        <w:sdtContent>
          <w:customXmlDelRangeEnd w:id="42"/>
          <w:del w:id="43" w:author="Author A" w:date="2026-10-24T21:37:00Z" w16du:dateUtc="2026-10-24T10:37:00Z">
            <w:r w:rsidR="00C6336D" w:rsidDel="00D15ED9">
              <w:rPr>
                <w:rStyle w:val="PlaceholderText"/>
              </w:rPr>
              <w:delText>Click or tap here to enter text.</w:delText>
            </w:r>
          </w:del>
          <w:customXmlDelRangeStart w:id="44" w:author="Author A" w:date="2026-10-24T21:37:00Z"/>
        </w:sdtContent>
      </w:sdt>
      <w:customXmlDelRangeEnd w:id="44"/>
      <w:del w:id="45" w:author="Author A" w:date="2026-10-24T21:37:00Z" w16du:dateUtc="2026-10-24T10:37:00Z">
        <w:r w:rsidR="00C6336D" w:rsidDel="00D15ED9">
          <w:delText xml:space="preserve"> PLAIN45B</w:delText>
        </w:r>
      </w:del>
    </w:p>
    <w:p w14:paraId="450809F3" w14:textId="77777777" w:rsidR="004B3524" w:rsidRDefault="00C6336D">
      <w:r>
        <w:t>END45</w:t>
      </w:r>
    </w:p>
    <w:p w14:paraId="60727C74" w14:textId="77777777" w:rsidR="004B3524" w:rsidRDefault="00C6336D">
      <w:r>
        <w:t>BEGIN46 paragraph-content-delete run tracked</w:t>
      </w:r>
    </w:p>
    <w:p w14:paraId="231D4B6E" w14:textId="118DD941" w:rsidR="004B3524" w:rsidRDefault="00C6336D">
      <w:del w:id="46" w:author="Author A" w:date="2026-10-24T21:37:00Z" w16du:dateUtc="2026-10-24T10:37:00Z">
        <w:r w:rsidDel="00D15ED9">
          <w:delText xml:space="preserve">PLAIN46A </w:delText>
        </w:r>
      </w:del>
      <w:customXmlDelRangeStart w:id="47" w:author="Author A" w:date="2026-10-24T21:37:00Z"/>
      <w:sdt>
        <w:sdtPr>
          <w:alias w:val="Check 63 control 46"/>
          <w:tag w:val="c63-46"/>
          <w:id w:val="63046"/>
          <w:showingPlcHdr/>
        </w:sdtPr>
        <w:sdtEndPr/>
        <w:sdtContent>
          <w:customXmlDelRangeEnd w:id="47"/>
          <w:del w:id="48" w:author="Author A" w:date="2026-10-24T21:37:00Z" w16du:dateUtc="2026-10-24T10:37:00Z">
            <w:r w:rsidDel="00D15ED9">
              <w:rPr>
                <w:rStyle w:val="PlaceholderText"/>
              </w:rPr>
              <w:delText>Click or tap here to enter text.</w:delText>
            </w:r>
          </w:del>
          <w:customXmlDelRangeStart w:id="49" w:author="Author A" w:date="2026-10-24T21:37:00Z"/>
        </w:sdtContent>
      </w:sdt>
      <w:customXmlDelRangeEnd w:id="49"/>
      <w:del w:id="50" w:author="Author A" w:date="2026-10-24T21:37:00Z" w16du:dateUtc="2026-10-24T10:37:00Z">
        <w:r w:rsidDel="00D15ED9">
          <w:delText xml:space="preserve"> PLAIN46B</w:delText>
        </w:r>
      </w:del>
    </w:p>
    <w:p w14:paraId="35E373E8" w14:textId="77777777" w:rsidR="004B3524" w:rsidRDefault="00C6336D">
      <w:r>
        <w:t>END46</w:t>
      </w:r>
    </w:p>
    <w:p w14:paraId="71E266EA" w14:textId="77777777" w:rsidR="004B3524" w:rsidRDefault="00C6336D">
      <w:r>
        <w:t>BEGIN47 control-text-replace block-bound tracked</w:t>
      </w:r>
    </w:p>
    <w:sdt>
      <w:sdtPr>
        <w:alias w:val="Check 63 control 47"/>
        <w:tag w:val="c63-47"/>
        <w:id w:val="63047"/>
        <w:dataBinding w:prefixMappings="xmlns:ns0='urn:check63'" w:xpath="/ns0:check63[1]/ns0:value47[1]" w:storeItemID="{63636363-6363-4636-8636-636363636363}"/>
        <w:text/>
      </w:sdtPr>
      <w:sdtEndPr/>
      <w:sdtContent>
        <w:p w14:paraId="159324D5" w14:textId="76FA328C" w:rsidR="004B3524" w:rsidRDefault="00D15ED9">
          <w:ins w:id="51" w:author="Author A" w:date="2026-10-24T21:37:00Z" w16du:dateUtc="2026-10-24T10:37:00Z">
            <w:r w:rsidRPr="00D15ED9">
              <w:rPr>
                <w:rPrChange w:id="52" w:author="Author A" w:date="2026-10-24T21:37:00Z" w16du:dateUtc="2026-10-24T10:37:00Z">
                  <w:rPr>
                    <w:rStyle w:val="PlaceholderText"/>
                  </w:rPr>
                </w:rPrChange>
              </w:rPr>
              <w:t>NEW47</w:t>
            </w:r>
          </w:ins>
          <w:del w:id="53" w:author="Author A" w:date="2026-10-24T21:37:00Z" w16du:dateUtc="2026-10-24T10:37:00Z">
            <w:r w:rsidR="00C6336D" w:rsidRPr="00D15ED9" w:rsidDel="00D15ED9">
              <w:rPr>
                <w:rPrChange w:id="54" w:author="Author A" w:date="2026-10-24T21:37:00Z" w16du:dateUtc="2026-10-24T10:37:00Z">
                  <w:rPr>
                    <w:rStyle w:val="PlaceholderText"/>
                  </w:rPr>
                </w:rPrChange>
              </w:rPr>
              <w:delText>Click or tap here to enter text.</w:delText>
            </w:r>
          </w:del>
        </w:p>
      </w:sdtContent>
    </w:sdt>
    <w:p w14:paraId="48F8C2BD" w14:textId="77777777" w:rsidR="004B3524" w:rsidRDefault="00C6336D">
      <w:r>
        <w:t>END47</w:t>
      </w:r>
    </w:p>
    <w:p w14:paraId="0A53B1D1" w14:textId="77777777" w:rsidR="004B3524" w:rsidRDefault="00C6336D">
      <w:r>
        <w:t>BEGIN48 content-text-replace block-bound tracked</w:t>
      </w:r>
    </w:p>
    <w:sdt>
      <w:sdtPr>
        <w:alias w:val="Check 63 control 48"/>
        <w:tag w:val="c63-48"/>
        <w:id w:val="63048"/>
        <w:dataBinding w:prefixMappings="xmlns:ns0='urn:check63'" w:xpath="/ns0:check63[1]/ns0:value48[1]" w:storeItemID="{63636363-6363-4636-8636-636363636363}"/>
        <w:text/>
      </w:sdtPr>
      <w:sdtEndPr/>
      <w:sdtContent>
        <w:p w14:paraId="47D95AA5" w14:textId="09DD8FB1" w:rsidR="004B3524" w:rsidRDefault="00D15ED9">
          <w:ins w:id="55" w:author="Author A" w:date="2026-10-24T21:37:00Z" w16du:dateUtc="2026-10-24T10:37:00Z">
            <w:r w:rsidRPr="00D15ED9">
              <w:rPr>
                <w:rPrChange w:id="56" w:author="Author A" w:date="2026-10-24T21:37:00Z" w16du:dateUtc="2026-10-24T10:37:00Z">
                  <w:rPr>
                    <w:rStyle w:val="PlaceholderText"/>
                  </w:rPr>
                </w:rPrChange>
              </w:rPr>
              <w:t>NEW48</w:t>
            </w:r>
          </w:ins>
          <w:del w:id="57" w:author="Author A" w:date="2026-10-24T21:37:00Z" w16du:dateUtc="2026-10-24T10:37:00Z">
            <w:r w:rsidR="00C6336D" w:rsidRPr="00D15ED9" w:rsidDel="00D15ED9">
              <w:rPr>
                <w:rPrChange w:id="58" w:author="Author A" w:date="2026-10-24T21:37:00Z" w16du:dateUtc="2026-10-24T10:37:00Z">
                  <w:rPr>
                    <w:rStyle w:val="PlaceholderText"/>
                  </w:rPr>
                </w:rPrChange>
              </w:rPr>
              <w:delText>Click or tap here to enter text.</w:delText>
            </w:r>
          </w:del>
        </w:p>
      </w:sdtContent>
    </w:sdt>
    <w:p w14:paraId="78773CDC" w14:textId="77777777" w:rsidR="004B3524" w:rsidRDefault="00C6336D">
      <w:r>
        <w:t>END48</w:t>
      </w:r>
    </w:p>
    <w:p w14:paraId="1166CAB9" w14:textId="77777777" w:rsidR="004B3524" w:rsidRDefault="00C6336D">
      <w:r>
        <w:t>BEGIN49 paragraph-text-replace block-bound tracked</w:t>
      </w:r>
    </w:p>
    <w:sdt>
      <w:sdtPr>
        <w:alias w:val="Check 63 control 49"/>
        <w:tag w:val="c63-49"/>
        <w:id w:val="63049"/>
        <w:dataBinding w:prefixMappings="xmlns:ns0='urn:check63'" w:xpath="/ns0:check63[1]/ns0:value49[1]" w:storeItemID="{63636363-6363-4636-8636-636363636363}"/>
        <w:text/>
      </w:sdtPr>
      <w:sdtEndPr/>
      <w:sdtContent>
        <w:p w14:paraId="2F7BC5FE" w14:textId="2FFD1552" w:rsidR="004B3524" w:rsidRDefault="00D15ED9">
          <w:ins w:id="59" w:author="Author A" w:date="2026-10-24T21:37:00Z" w16du:dateUtc="2026-10-24T10:37:00Z">
            <w:r w:rsidRPr="00D15ED9">
              <w:rPr>
                <w:rPrChange w:id="60" w:author="Author A" w:date="2026-10-24T21:37:00Z" w16du:dateUtc="2026-10-24T10:37:00Z">
                  <w:rPr>
                    <w:rStyle w:val="PlaceholderText"/>
                  </w:rPr>
                </w:rPrChange>
              </w:rPr>
              <w:t>NEW49</w:t>
            </w:r>
          </w:ins>
          <w:del w:id="61" w:author="Author A" w:date="2026-10-24T21:37:00Z" w16du:dateUtc="2026-10-24T10:37:00Z">
            <w:r w:rsidR="00C6336D" w:rsidRPr="00D15ED9" w:rsidDel="00D15ED9">
              <w:rPr>
                <w:rPrChange w:id="62" w:author="Author A" w:date="2026-10-24T21:37:00Z" w16du:dateUtc="2026-10-24T10:37:00Z">
                  <w:rPr>
                    <w:rStyle w:val="PlaceholderText"/>
                  </w:rPr>
                </w:rPrChange>
              </w:rPr>
              <w:delText>Click or tap here to enter text.</w:delText>
            </w:r>
          </w:del>
        </w:p>
      </w:sdtContent>
    </w:sdt>
    <w:p w14:paraId="3A677040" w14:textId="77777777" w:rsidR="004B3524" w:rsidRDefault="00C6336D">
      <w:r>
        <w:t>END49</w:t>
      </w:r>
    </w:p>
    <w:p w14:paraId="2D4A0BF6" w14:textId="77777777" w:rsidR="004B3524" w:rsidRDefault="00C6336D">
      <w:r>
        <w:t>BEGIN50 control-text-replace run-bound tracked</w:t>
      </w:r>
    </w:p>
    <w:p w14:paraId="0CB9A580" w14:textId="73B60953" w:rsidR="004B3524" w:rsidRDefault="00C6336D">
      <w:r>
        <w:t xml:space="preserve">PLAIN50A </w:t>
      </w:r>
      <w:sdt>
        <w:sdtPr>
          <w:alias w:val="Check 63 control 50"/>
          <w:tag w:val="c63-50"/>
          <w:id w:val="63050"/>
          <w:dataBinding w:prefixMappings="xmlns:ns0='urn:check63'" w:xpath="/ns0:check63[1]/ns0:value50[1]" w:storeItemID="{63636363-6363-4636-8636-636363636363}"/>
          <w:text/>
        </w:sdtPr>
        <w:sdtEndPr/>
        <w:sdtContent>
          <w:ins w:id="63" w:author="Author A" w:date="2026-10-24T21:37:00Z" w16du:dateUtc="2026-10-24T10:37:00Z">
            <w:r w:rsidR="00D15ED9" w:rsidRPr="00D15ED9">
              <w:rPr>
                <w:rPrChange w:id="64" w:author="Author A" w:date="2026-10-24T21:37:00Z" w16du:dateUtc="2026-10-24T10:37:00Z">
                  <w:rPr>
                    <w:rStyle w:val="PlaceholderText"/>
                  </w:rPr>
                </w:rPrChange>
              </w:rPr>
              <w:t>NEW50</w:t>
            </w:r>
          </w:ins>
          <w:del w:id="65" w:author="Author A" w:date="2026-10-24T21:37:00Z" w16du:dateUtc="2026-10-24T10:37:00Z">
            <w:r w:rsidRPr="00D15ED9" w:rsidDel="00D15ED9">
              <w:rPr>
                <w:rPrChange w:id="66" w:author="Author A" w:date="2026-10-24T21:37:00Z" w16du:dateUtc="2026-10-24T10:37:00Z">
                  <w:rPr>
                    <w:rStyle w:val="PlaceholderText"/>
                  </w:rPr>
                </w:rPrChange>
              </w:rPr>
              <w:delText>Click or tap here to enter text.</w:delText>
            </w:r>
          </w:del>
        </w:sdtContent>
      </w:sdt>
      <w:r>
        <w:t xml:space="preserve"> PLAIN50B</w:t>
      </w:r>
    </w:p>
    <w:p w14:paraId="490EDDC4" w14:textId="77777777" w:rsidR="004B3524" w:rsidRDefault="00C6336D">
      <w:r>
        <w:t>END50</w:t>
      </w:r>
    </w:p>
    <w:p w14:paraId="5A5E7FDE" w14:textId="77777777" w:rsidR="004B3524" w:rsidRDefault="00C6336D">
      <w:r>
        <w:lastRenderedPageBreak/>
        <w:t>BEGIN51 content-text-replace run-bound tracked</w:t>
      </w:r>
    </w:p>
    <w:p w14:paraId="765C556A" w14:textId="262A018A" w:rsidR="004B3524" w:rsidRDefault="00C6336D">
      <w:r>
        <w:t xml:space="preserve">PLAIN51A </w:t>
      </w:r>
      <w:sdt>
        <w:sdtPr>
          <w:alias w:val="Check 63 control 51"/>
          <w:tag w:val="c63-51"/>
          <w:id w:val="63051"/>
          <w:dataBinding w:prefixMappings="xmlns:ns0='urn:check63'" w:xpath="/ns0:check63[1]/ns0:value51[1]" w:storeItemID="{63636363-6363-4636-8636-636363636363}"/>
          <w:text/>
        </w:sdtPr>
        <w:sdtEndPr/>
        <w:sdtContent>
          <w:ins w:id="67" w:author="Author A" w:date="2026-10-24T21:37:00Z" w16du:dateUtc="2026-10-24T10:37:00Z">
            <w:r w:rsidR="00D15ED9" w:rsidRPr="00D15ED9">
              <w:rPr>
                <w:rPrChange w:id="68" w:author="Author A" w:date="2026-10-24T21:37:00Z" w16du:dateUtc="2026-10-24T10:37:00Z">
                  <w:rPr>
                    <w:rStyle w:val="PlaceholderText"/>
                  </w:rPr>
                </w:rPrChange>
              </w:rPr>
              <w:t>NEW51</w:t>
            </w:r>
          </w:ins>
          <w:del w:id="69" w:author="Author A" w:date="2026-10-24T21:37:00Z" w16du:dateUtc="2026-10-24T10:37:00Z">
            <w:r w:rsidRPr="00D15ED9" w:rsidDel="00D15ED9">
              <w:rPr>
                <w:rPrChange w:id="70" w:author="Author A" w:date="2026-10-24T21:37:00Z" w16du:dateUtc="2026-10-24T10:37:00Z">
                  <w:rPr>
                    <w:rStyle w:val="PlaceholderText"/>
                  </w:rPr>
                </w:rPrChange>
              </w:rPr>
              <w:delText>Click or tap here to enter text.</w:delText>
            </w:r>
          </w:del>
        </w:sdtContent>
      </w:sdt>
      <w:r>
        <w:t xml:space="preserve"> PLAIN51B</w:t>
      </w:r>
    </w:p>
    <w:p w14:paraId="4F45C7AE" w14:textId="77777777" w:rsidR="004B3524" w:rsidRDefault="00C6336D">
      <w:r>
        <w:t>END51</w:t>
      </w:r>
    </w:p>
    <w:p w14:paraId="430A47EF" w14:textId="77777777" w:rsidR="004B3524" w:rsidRDefault="00C6336D">
      <w:r>
        <w:t>BEGIN52 paragraph-text-replace run-bound tracked</w:t>
      </w:r>
    </w:p>
    <w:p w14:paraId="7C7680F9" w14:textId="1999C0F2" w:rsidR="004B3524" w:rsidRDefault="00D15ED9">
      <w:ins w:id="71" w:author="Author A" w:date="2026-10-24T21:37:00Z" w16du:dateUtc="2026-10-24T10:37:00Z">
        <w:r>
          <w:t>NEW52</w:t>
        </w:r>
      </w:ins>
      <w:del w:id="72" w:author="Author A" w:date="2026-10-24T21:37:00Z" w16du:dateUtc="2026-10-24T10:37:00Z">
        <w:r w:rsidR="00C6336D" w:rsidDel="00D15ED9">
          <w:delText xml:space="preserve">PLAIN52A </w:delText>
        </w:r>
      </w:del>
      <w:customXmlDelRangeStart w:id="73" w:author="Author A" w:date="2026-10-24T21:37:00Z"/>
      <w:sdt>
        <w:sdtPr>
          <w:alias w:val="Check 63 control 52"/>
          <w:tag w:val="c63-52"/>
          <w:id w:val="63052"/>
          <w:showingPlcHdr/>
          <w:dataBinding w:prefixMappings="xmlns:ns0='urn:check63'" w:xpath="/ns0:check63[1]/ns0:value52[1]" w:storeItemID="{63636363-6363-4636-8636-636363636363}"/>
          <w:text/>
        </w:sdtPr>
        <w:sdtEndPr/>
        <w:sdtContent>
          <w:customXmlDelRangeEnd w:id="73"/>
          <w:del w:id="74" w:author="Author A" w:date="2026-10-24T21:37:00Z" w16du:dateUtc="2026-10-24T10:37:00Z">
            <w:r w:rsidR="00C6336D" w:rsidDel="00D15ED9">
              <w:rPr>
                <w:rStyle w:val="PlaceholderText"/>
              </w:rPr>
              <w:delText>Click or tap here to enter text.</w:delText>
            </w:r>
          </w:del>
          <w:customXmlDelRangeStart w:id="75" w:author="Author A" w:date="2026-10-24T21:37:00Z"/>
        </w:sdtContent>
      </w:sdt>
      <w:customXmlDelRangeEnd w:id="75"/>
      <w:del w:id="76" w:author="Author A" w:date="2026-10-24T21:37:00Z" w16du:dateUtc="2026-10-24T10:37:00Z">
        <w:r w:rsidR="00C6336D" w:rsidDel="00D15ED9">
          <w:delText xml:space="preserve"> PLAIN52B</w:delText>
        </w:r>
      </w:del>
    </w:p>
    <w:p w14:paraId="693ED8E6" w14:textId="77777777" w:rsidR="004B3524" w:rsidRDefault="00C6336D">
      <w:r>
        <w:t>END52</w:t>
      </w:r>
    </w:p>
    <w:p w14:paraId="2B13E6EB" w14:textId="77777777" w:rsidR="004B3524" w:rsidRDefault="00C6336D">
      <w:r>
        <w:t>BEGIN53 open run-empty</w:t>
      </w:r>
    </w:p>
    <w:p w14:paraId="358E8669" w14:textId="77777777" w:rsidR="004B3524" w:rsidRDefault="00C6336D">
      <w:r>
        <w:t xml:space="preserve">PLAIN53A </w:t>
      </w:r>
      <w:sdt>
        <w:sdtPr>
          <w:alias w:val="Check 63 control 53"/>
          <w:tag w:val="c63-53"/>
          <w:id w:val="63053"/>
          <w:showingPlcHdr/>
        </w:sdtPr>
        <w:sdtEndPr/>
        <w:sdtContent/>
      </w:sdt>
      <w:r>
        <w:t xml:space="preserve"> PLAIN53B</w:t>
      </w:r>
    </w:p>
    <w:p w14:paraId="37C73719" w14:textId="77777777" w:rsidR="004B3524" w:rsidRDefault="00C6336D">
      <w:r>
        <w:t>END53</w:t>
      </w:r>
    </w:p>
    <w:p w14:paraId="70998276" w14:textId="77777777" w:rsidR="004B3524" w:rsidRDefault="00C6336D">
      <w:r>
        <w:t>BEGIN54 open block-empty</w:t>
      </w:r>
    </w:p>
    <w:sdt>
      <w:sdtPr>
        <w:alias w:val="Check 63 control 54"/>
        <w:tag w:val="c63-54"/>
        <w:id w:val="63054"/>
        <w:showingPlcHdr/>
      </w:sdtPr>
      <w:sdtEndPr/>
      <w:sdtContent>
        <w:p w14:paraId="4C2ED48A" w14:textId="77777777" w:rsidR="004B3524" w:rsidRDefault="00C6336D"/>
      </w:sdtContent>
    </w:sdt>
    <w:p w14:paraId="3B9C8CB9" w14:textId="77777777" w:rsidR="004B3524" w:rsidRDefault="00C6336D">
      <w:r>
        <w:t>END54</w:t>
      </w:r>
    </w:p>
    <w:p w14:paraId="7FCF5FD5" w14:textId="77777777" w:rsidR="004B3524" w:rsidRDefault="00C6336D">
      <w:r>
        <w:t>End of check 63.</w:t>
      </w:r>
    </w:p>
    <w:sectPr w:rsidR="004B3524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formsDesig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524"/>
    <w:rsid w:val="00205F29"/>
    <w:rsid w:val="004B3524"/>
    <w:rsid w:val="00C6336D"/>
    <w:rsid w:val="00D15ED9"/>
    <w:rsid w:val="00D7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3EC37"/>
  <w15:docId w15:val="{83A62881-C051-46D8-9C6B-0155C2C2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Revision">
    <w:name w:val="Revision"/>
    <w:hidden/>
    <w:uiPriority w:val="99"/>
    <w:unhideWhenUsed/>
    <w:rsid w:val="00D15E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D191C89-7C5A-416B-904E-96C8F7A31FD0}">
  <we:reference id="wa104380862" version="3.0.0.0" store="en-US" storeType="OMEX"/>
  <we:alternateReferences>
    <we:reference id="WA104380862" version="3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63 xmlns="urn:check63">
  <value21/>
  <value22/>
  <value23/>
  <value24/>
  <value25/>
  <value26/>
  <value47/>
  <value48/>
  <value49/>
  <value50/>
  <value51/>
  <value52/>
</check63>
</file>

<file path=customXml/itemProps1.xml><?xml version="1.0" encoding="utf-8"?>
<ds:datastoreItem xmlns:ds="http://schemas.openxmlformats.org/officeDocument/2006/customXml" ds:itemID="{63636363-6363-4636-8636-636363636363}">
  <ds:schemaRefs>
    <ds:schemaRef ds:uri="urn:check6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653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3</cp:revision>
  <dcterms:created xsi:type="dcterms:W3CDTF">2026-10-24T10:34:00Z</dcterms:created>
  <dcterms:modified xsi:type="dcterms:W3CDTF">2026-10-24T10:37:00Z</dcterms:modified>
</cp:coreProperties>
</file>