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C7E2" w14:textId="77777777" w:rsidR="000241F4" w:rsidRDefault="0017174E">
      <w:r>
        <w:t>Check 70: where a paragraph's End is, when the paragraph ends in a marker, a revision, a field or a text box.</w:t>
      </w:r>
    </w:p>
    <w:p w14:paraId="031E18AD" w14:textId="77777777" w:rsidR="000241F4" w:rsidRDefault="0017174E">
      <w:r>
        <w:t>BEGIN1 paragraph-end bookmark-span</w:t>
      </w:r>
    </w:p>
    <w:p w14:paraId="34A543CB" w14:textId="77777777" w:rsidR="000241F4" w:rsidRDefault="0017174E">
      <w:bookmarkStart w:id="0" w:name="BM1"/>
      <w:r>
        <w:t xml:space="preserve">TEXT1 </w:t>
      </w:r>
      <w:bookmarkEnd w:id="0"/>
    </w:p>
    <w:p w14:paraId="43269D43" w14:textId="77777777" w:rsidR="000241F4" w:rsidRDefault="0017174E">
      <w:r>
        <w:t>END1</w:t>
      </w:r>
    </w:p>
    <w:p w14:paraId="3B6BEE01" w14:textId="77777777" w:rsidR="000241F4" w:rsidRDefault="0017174E">
      <w:r>
        <w:t>BEGIN2 end-before bookmark-span</w:t>
      </w:r>
    </w:p>
    <w:p w14:paraId="36966DF6" w14:textId="77777777" w:rsidR="000241F4" w:rsidRDefault="0017174E">
      <w:bookmarkStart w:id="1" w:name="BM2"/>
      <w:r>
        <w:t xml:space="preserve">TEXT2 </w:t>
      </w:r>
      <w:bookmarkEnd w:id="1"/>
    </w:p>
    <w:p w14:paraId="440548CA" w14:textId="77777777" w:rsidR="000241F4" w:rsidRDefault="0017174E">
      <w:r>
        <w:t>END2</w:t>
      </w:r>
    </w:p>
    <w:p w14:paraId="19C63FBB" w14:textId="77777777" w:rsidR="000241F4" w:rsidRDefault="0017174E">
      <w:r>
        <w:t>BEGIN3 end-after bookmark-span</w:t>
      </w:r>
    </w:p>
    <w:p w14:paraId="6587B44F" w14:textId="77777777" w:rsidR="000241F4" w:rsidRDefault="0017174E">
      <w:bookmarkStart w:id="2" w:name="BM3"/>
      <w:r>
        <w:t xml:space="preserve">TEXT3 </w:t>
      </w:r>
      <w:bookmarkEnd w:id="2"/>
    </w:p>
    <w:p w14:paraId="221D3090" w14:textId="77777777" w:rsidR="000241F4" w:rsidRDefault="0017174E">
      <w:r>
        <w:t>END3</w:t>
      </w:r>
    </w:p>
    <w:p w14:paraId="54DCD370" w14:textId="77777777" w:rsidR="000241F4" w:rsidRDefault="0017174E">
      <w:r>
        <w:t>BEGIN4 end-start bookmark-span</w:t>
      </w:r>
    </w:p>
    <w:p w14:paraId="36A84256" w14:textId="77777777" w:rsidR="000241F4" w:rsidRDefault="0017174E">
      <w:bookmarkStart w:id="3" w:name="BM4"/>
      <w:r>
        <w:t xml:space="preserve">TEXT4 </w:t>
      </w:r>
      <w:bookmarkEnd w:id="3"/>
    </w:p>
    <w:p w14:paraId="70059E21" w14:textId="77777777" w:rsidR="000241F4" w:rsidRDefault="0017174E">
      <w:r>
        <w:t>END4</w:t>
      </w:r>
    </w:p>
    <w:p w14:paraId="22903D5E" w14:textId="77777777" w:rsidR="000241F4" w:rsidRDefault="0017174E">
      <w:r>
        <w:t>BEGIN5 end-end bookmark-span</w:t>
      </w:r>
    </w:p>
    <w:p w14:paraId="128F0FD9" w14:textId="77777777" w:rsidR="000241F4" w:rsidRDefault="0017174E">
      <w:bookmarkStart w:id="4" w:name="BM5"/>
      <w:r>
        <w:t xml:space="preserve">TEXT5 </w:t>
      </w:r>
      <w:bookmarkEnd w:id="4"/>
    </w:p>
    <w:p w14:paraId="155FC35D" w14:textId="77777777" w:rsidR="000241F4" w:rsidRDefault="0017174E">
      <w:r>
        <w:t>END5</w:t>
      </w:r>
    </w:p>
    <w:p w14:paraId="15D67DDC" w14:textId="77777777" w:rsidR="000241F4" w:rsidRDefault="0017174E">
      <w:r>
        <w:t>BEGIN6 end-replace bookmark-span</w:t>
      </w:r>
    </w:p>
    <w:p w14:paraId="60A727CD" w14:textId="77777777" w:rsidR="000241F4" w:rsidRDefault="0017174E">
      <w:bookmarkStart w:id="5" w:name="BM6"/>
      <w:r>
        <w:t xml:space="preserve">TEXT6 </w:t>
      </w:r>
      <w:bookmarkEnd w:id="5"/>
    </w:p>
    <w:p w14:paraId="07AEDD3C" w14:textId="77777777" w:rsidR="000241F4" w:rsidRDefault="0017174E">
      <w:r>
        <w:t>END6</w:t>
      </w:r>
    </w:p>
    <w:p w14:paraId="5A6A00A4" w14:textId="77777777" w:rsidR="000241F4" w:rsidRDefault="0017174E">
      <w:r>
        <w:t>BEGIN7 content-end bookmark-span</w:t>
      </w:r>
    </w:p>
    <w:p w14:paraId="2FA7761C" w14:textId="77777777" w:rsidR="000241F4" w:rsidRDefault="0017174E">
      <w:bookmarkStart w:id="6" w:name="BM7"/>
      <w:r>
        <w:t xml:space="preserve">TEXT7 </w:t>
      </w:r>
      <w:bookmarkEnd w:id="6"/>
    </w:p>
    <w:p w14:paraId="466AE48B" w14:textId="77777777" w:rsidR="000241F4" w:rsidRDefault="0017174E">
      <w:r>
        <w:t>END7</w:t>
      </w:r>
    </w:p>
    <w:p w14:paraId="0DCE7035" w14:textId="77777777" w:rsidR="000241F4" w:rsidRDefault="0017174E">
      <w:r>
        <w:t>BEGIN8 cell-body-end bookmark-span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50CC46DB" w14:textId="77777777">
        <w:tc>
          <w:tcPr>
            <w:tcW w:w="7200" w:type="dxa"/>
          </w:tcPr>
          <w:p w14:paraId="43B34E36" w14:textId="77777777" w:rsidR="000241F4" w:rsidRDefault="0017174E">
            <w:bookmarkStart w:id="7" w:name="BM8"/>
            <w:r>
              <w:t xml:space="preserve">TEXT8 </w:t>
            </w:r>
            <w:bookmarkEnd w:id="7"/>
          </w:p>
        </w:tc>
      </w:tr>
    </w:tbl>
    <w:p w14:paraId="47C72636" w14:textId="77777777" w:rsidR="000241F4" w:rsidRDefault="0017174E">
      <w:r>
        <w:t>END8</w:t>
      </w:r>
    </w:p>
    <w:p w14:paraId="3E11B99D" w14:textId="77777777" w:rsidR="000241F4" w:rsidRDefault="0017174E">
      <w:r>
        <w:t>BEGIN9 paragraph-end bookmark-point</w:t>
      </w:r>
    </w:p>
    <w:p w14:paraId="490A8743" w14:textId="77777777" w:rsidR="000241F4" w:rsidRDefault="0017174E">
      <w:r>
        <w:t xml:space="preserve">TEXT9 </w:t>
      </w:r>
      <w:bookmarkStart w:id="8" w:name="PT9"/>
      <w:bookmarkEnd w:id="8"/>
    </w:p>
    <w:p w14:paraId="33F3FD44" w14:textId="77777777" w:rsidR="000241F4" w:rsidRDefault="0017174E">
      <w:r>
        <w:lastRenderedPageBreak/>
        <w:t>END9</w:t>
      </w:r>
    </w:p>
    <w:p w14:paraId="3247F112" w14:textId="77777777" w:rsidR="000241F4" w:rsidRDefault="0017174E">
      <w:r>
        <w:t>BEGIN10 end-before bookmark-point</w:t>
      </w:r>
    </w:p>
    <w:p w14:paraId="0CF81170" w14:textId="77777777" w:rsidR="000241F4" w:rsidRDefault="0017174E">
      <w:r>
        <w:t xml:space="preserve">TEXT10 </w:t>
      </w:r>
      <w:bookmarkStart w:id="9" w:name="PT10"/>
      <w:bookmarkEnd w:id="9"/>
    </w:p>
    <w:p w14:paraId="23C1BD9F" w14:textId="77777777" w:rsidR="000241F4" w:rsidRDefault="0017174E">
      <w:r>
        <w:t>END10</w:t>
      </w:r>
    </w:p>
    <w:p w14:paraId="5A943E9F" w14:textId="77777777" w:rsidR="000241F4" w:rsidRDefault="0017174E">
      <w:r>
        <w:t>BEGIN11 end-after bookmark-point</w:t>
      </w:r>
    </w:p>
    <w:p w14:paraId="04334D01" w14:textId="77777777" w:rsidR="000241F4" w:rsidRDefault="0017174E">
      <w:r>
        <w:t xml:space="preserve">TEXT11 </w:t>
      </w:r>
      <w:bookmarkStart w:id="10" w:name="PT11"/>
      <w:bookmarkEnd w:id="10"/>
    </w:p>
    <w:p w14:paraId="3F1DE0C7" w14:textId="77777777" w:rsidR="000241F4" w:rsidRDefault="0017174E">
      <w:r>
        <w:t>END11</w:t>
      </w:r>
    </w:p>
    <w:p w14:paraId="7844FBB8" w14:textId="77777777" w:rsidR="000241F4" w:rsidRDefault="0017174E">
      <w:r>
        <w:t>BEGIN12 end-start bookmark-point</w:t>
      </w:r>
    </w:p>
    <w:p w14:paraId="0979C259" w14:textId="77777777" w:rsidR="000241F4" w:rsidRDefault="0017174E">
      <w:r>
        <w:t xml:space="preserve">TEXT12 </w:t>
      </w:r>
      <w:bookmarkStart w:id="11" w:name="PT12"/>
      <w:bookmarkEnd w:id="11"/>
    </w:p>
    <w:p w14:paraId="1F219797" w14:textId="77777777" w:rsidR="000241F4" w:rsidRDefault="0017174E">
      <w:r>
        <w:t>END12</w:t>
      </w:r>
    </w:p>
    <w:p w14:paraId="66C14BBA" w14:textId="77777777" w:rsidR="000241F4" w:rsidRDefault="0017174E">
      <w:r>
        <w:t>BEGIN13 end-end bookmark-point</w:t>
      </w:r>
    </w:p>
    <w:p w14:paraId="2083108A" w14:textId="77777777" w:rsidR="000241F4" w:rsidRDefault="0017174E">
      <w:r>
        <w:t xml:space="preserve">TEXT13 </w:t>
      </w:r>
      <w:bookmarkStart w:id="12" w:name="PT13"/>
      <w:bookmarkEnd w:id="12"/>
    </w:p>
    <w:p w14:paraId="5F1E3C2C" w14:textId="77777777" w:rsidR="000241F4" w:rsidRDefault="0017174E">
      <w:r>
        <w:t>END13</w:t>
      </w:r>
    </w:p>
    <w:p w14:paraId="25F74D1C" w14:textId="77777777" w:rsidR="000241F4" w:rsidRDefault="0017174E">
      <w:r>
        <w:t>BEGIN14 end-replace bookmark-point</w:t>
      </w:r>
    </w:p>
    <w:p w14:paraId="1B55FEF2" w14:textId="77777777" w:rsidR="000241F4" w:rsidRDefault="0017174E">
      <w:r>
        <w:t xml:space="preserve">TEXT14 </w:t>
      </w:r>
      <w:bookmarkStart w:id="13" w:name="PT14"/>
      <w:bookmarkEnd w:id="13"/>
    </w:p>
    <w:p w14:paraId="4D22403D" w14:textId="77777777" w:rsidR="000241F4" w:rsidRDefault="0017174E">
      <w:r>
        <w:t>END14</w:t>
      </w:r>
    </w:p>
    <w:p w14:paraId="36073216" w14:textId="77777777" w:rsidR="000241F4" w:rsidRDefault="0017174E">
      <w:r>
        <w:t>BEGIN15 content-end bookmark-point</w:t>
      </w:r>
    </w:p>
    <w:p w14:paraId="4D194C3C" w14:textId="77777777" w:rsidR="000241F4" w:rsidRDefault="0017174E">
      <w:r>
        <w:t xml:space="preserve">TEXT15 </w:t>
      </w:r>
      <w:bookmarkStart w:id="14" w:name="PT15"/>
      <w:bookmarkEnd w:id="14"/>
    </w:p>
    <w:p w14:paraId="5E8E7642" w14:textId="77777777" w:rsidR="000241F4" w:rsidRDefault="0017174E">
      <w:r>
        <w:t>END15</w:t>
      </w:r>
    </w:p>
    <w:p w14:paraId="1A5BA15D" w14:textId="77777777" w:rsidR="000241F4" w:rsidRDefault="0017174E">
      <w:r>
        <w:t>BEGIN16 cell-body-end bookmark-point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6014CCE1" w14:textId="77777777">
        <w:tc>
          <w:tcPr>
            <w:tcW w:w="7200" w:type="dxa"/>
          </w:tcPr>
          <w:p w14:paraId="484A2907" w14:textId="77777777" w:rsidR="000241F4" w:rsidRDefault="0017174E">
            <w:r>
              <w:t xml:space="preserve">TEXT16 </w:t>
            </w:r>
            <w:bookmarkStart w:id="15" w:name="PT16"/>
            <w:bookmarkEnd w:id="15"/>
          </w:p>
        </w:tc>
      </w:tr>
    </w:tbl>
    <w:p w14:paraId="1904BDB1" w14:textId="77777777" w:rsidR="000241F4" w:rsidRDefault="0017174E">
      <w:r>
        <w:t>END16</w:t>
      </w:r>
    </w:p>
    <w:p w14:paraId="65EDDCA1" w14:textId="77777777" w:rsidR="000241F4" w:rsidRDefault="0017174E">
      <w:r>
        <w:t>BEGIN17 paragraph-end comment</w:t>
      </w:r>
    </w:p>
    <w:p w14:paraId="71360891" w14:textId="77777777" w:rsidR="000241F4" w:rsidRDefault="0017174E">
      <w:commentRangeStart w:id="16"/>
      <w:r>
        <w:t xml:space="preserve">TEXT17 </w:t>
      </w:r>
      <w:commentRangeEnd w:id="16"/>
      <w:r>
        <w:rPr>
          <w:rStyle w:val="CommentReference"/>
          <w:sz w:val="22"/>
          <w:szCs w:val="22"/>
        </w:rPr>
        <w:commentReference w:id="16"/>
      </w:r>
    </w:p>
    <w:p w14:paraId="40F39B16" w14:textId="77777777" w:rsidR="000241F4" w:rsidRDefault="0017174E">
      <w:r>
        <w:t>END17</w:t>
      </w:r>
    </w:p>
    <w:p w14:paraId="5C9170EF" w14:textId="77777777" w:rsidR="000241F4" w:rsidRDefault="0017174E">
      <w:r>
        <w:t>BEGIN18 end-before comment</w:t>
      </w:r>
    </w:p>
    <w:p w14:paraId="52A667C6" w14:textId="77777777" w:rsidR="000241F4" w:rsidRDefault="0017174E">
      <w:commentRangeStart w:id="17"/>
      <w:r>
        <w:t xml:space="preserve">TEXT18 </w:t>
      </w:r>
      <w:commentRangeEnd w:id="17"/>
      <w:r>
        <w:rPr>
          <w:rStyle w:val="CommentReference"/>
          <w:sz w:val="22"/>
          <w:szCs w:val="22"/>
        </w:rPr>
        <w:commentReference w:id="17"/>
      </w:r>
    </w:p>
    <w:p w14:paraId="54E806CC" w14:textId="77777777" w:rsidR="000241F4" w:rsidRDefault="0017174E">
      <w:r>
        <w:lastRenderedPageBreak/>
        <w:t>END18</w:t>
      </w:r>
    </w:p>
    <w:p w14:paraId="6459A137" w14:textId="77777777" w:rsidR="000241F4" w:rsidRDefault="0017174E">
      <w:r>
        <w:t>BEGIN19 end-after comment</w:t>
      </w:r>
    </w:p>
    <w:p w14:paraId="5D8AA467" w14:textId="77777777" w:rsidR="000241F4" w:rsidRDefault="0017174E">
      <w:commentRangeStart w:id="18"/>
      <w:r>
        <w:t xml:space="preserve">TEXT19 </w:t>
      </w:r>
      <w:commentRangeEnd w:id="18"/>
      <w:r>
        <w:rPr>
          <w:rStyle w:val="CommentReference"/>
          <w:sz w:val="22"/>
          <w:szCs w:val="22"/>
        </w:rPr>
        <w:commentReference w:id="18"/>
      </w:r>
    </w:p>
    <w:p w14:paraId="2AD1F310" w14:textId="77777777" w:rsidR="000241F4" w:rsidRDefault="0017174E">
      <w:r>
        <w:t>END19</w:t>
      </w:r>
    </w:p>
    <w:p w14:paraId="53667904" w14:textId="77777777" w:rsidR="000241F4" w:rsidRDefault="0017174E">
      <w:r>
        <w:t>BEGIN20 end-start comment</w:t>
      </w:r>
    </w:p>
    <w:p w14:paraId="1D3D5DE1" w14:textId="77777777" w:rsidR="000241F4" w:rsidRDefault="0017174E">
      <w:commentRangeStart w:id="19"/>
      <w:r>
        <w:t xml:space="preserve">TEXT20 </w:t>
      </w:r>
      <w:commentRangeEnd w:id="19"/>
      <w:r>
        <w:rPr>
          <w:rStyle w:val="CommentReference"/>
          <w:sz w:val="22"/>
          <w:szCs w:val="22"/>
        </w:rPr>
        <w:commentReference w:id="19"/>
      </w:r>
    </w:p>
    <w:p w14:paraId="564748E5" w14:textId="77777777" w:rsidR="000241F4" w:rsidRDefault="0017174E">
      <w:r>
        <w:t>END20</w:t>
      </w:r>
    </w:p>
    <w:p w14:paraId="07C44FF6" w14:textId="77777777" w:rsidR="000241F4" w:rsidRDefault="0017174E">
      <w:r>
        <w:t>BEGIN21 end-end comment</w:t>
      </w:r>
    </w:p>
    <w:p w14:paraId="113C50E2" w14:textId="77777777" w:rsidR="000241F4" w:rsidRDefault="0017174E">
      <w:commentRangeStart w:id="20"/>
      <w:r>
        <w:t xml:space="preserve">TEXT21 </w:t>
      </w:r>
      <w:commentRangeEnd w:id="20"/>
      <w:r>
        <w:rPr>
          <w:rStyle w:val="CommentReference"/>
          <w:sz w:val="22"/>
          <w:szCs w:val="22"/>
        </w:rPr>
        <w:commentReference w:id="20"/>
      </w:r>
    </w:p>
    <w:p w14:paraId="51F7B0A3" w14:textId="77777777" w:rsidR="000241F4" w:rsidRDefault="0017174E">
      <w:r>
        <w:t>END21</w:t>
      </w:r>
    </w:p>
    <w:p w14:paraId="26404272" w14:textId="77777777" w:rsidR="000241F4" w:rsidRDefault="0017174E">
      <w:r>
        <w:t>BEGIN22 end-replace comment</w:t>
      </w:r>
    </w:p>
    <w:p w14:paraId="0A41D21B" w14:textId="77777777" w:rsidR="000241F4" w:rsidRDefault="0017174E">
      <w:commentRangeStart w:id="21"/>
      <w:r>
        <w:t xml:space="preserve">TEXT22 </w:t>
      </w:r>
      <w:commentRangeEnd w:id="21"/>
      <w:r>
        <w:rPr>
          <w:rStyle w:val="CommentReference"/>
          <w:sz w:val="22"/>
          <w:szCs w:val="22"/>
        </w:rPr>
        <w:commentReference w:id="21"/>
      </w:r>
    </w:p>
    <w:p w14:paraId="1A25FC40" w14:textId="77777777" w:rsidR="000241F4" w:rsidRDefault="0017174E">
      <w:r>
        <w:t>END22</w:t>
      </w:r>
    </w:p>
    <w:p w14:paraId="3E4ADDB2" w14:textId="77777777" w:rsidR="000241F4" w:rsidRDefault="0017174E">
      <w:r>
        <w:t>BEGIN23 content-end comment</w:t>
      </w:r>
    </w:p>
    <w:p w14:paraId="5927C337" w14:textId="77777777" w:rsidR="000241F4" w:rsidRDefault="0017174E">
      <w:commentRangeStart w:id="22"/>
      <w:r>
        <w:t xml:space="preserve">TEXT23 </w:t>
      </w:r>
      <w:commentRangeEnd w:id="22"/>
      <w:r>
        <w:rPr>
          <w:rStyle w:val="CommentReference"/>
          <w:sz w:val="22"/>
          <w:szCs w:val="22"/>
        </w:rPr>
        <w:commentReference w:id="22"/>
      </w:r>
    </w:p>
    <w:p w14:paraId="6578EEBE" w14:textId="77777777" w:rsidR="000241F4" w:rsidRDefault="0017174E">
      <w:r>
        <w:t>END23</w:t>
      </w:r>
    </w:p>
    <w:p w14:paraId="6B6BE017" w14:textId="77777777" w:rsidR="000241F4" w:rsidRDefault="0017174E">
      <w:r>
        <w:t>BEGIN24 cell-body-end comment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77E7A57F" w14:textId="77777777">
        <w:tc>
          <w:tcPr>
            <w:tcW w:w="7200" w:type="dxa"/>
          </w:tcPr>
          <w:p w14:paraId="2480AFDE" w14:textId="77777777" w:rsidR="000241F4" w:rsidRDefault="0017174E">
            <w:commentRangeStart w:id="23"/>
            <w:r>
              <w:t xml:space="preserve">TEXT24 </w:t>
            </w:r>
            <w:commentRangeEnd w:id="23"/>
            <w:r>
              <w:rPr>
                <w:rStyle w:val="CommentReference"/>
                <w:sz w:val="22"/>
                <w:szCs w:val="22"/>
              </w:rPr>
              <w:commentReference w:id="23"/>
            </w:r>
          </w:p>
        </w:tc>
      </w:tr>
    </w:tbl>
    <w:p w14:paraId="0CC4EEC7" w14:textId="77777777" w:rsidR="000241F4" w:rsidRDefault="0017174E">
      <w:r>
        <w:t>END24</w:t>
      </w:r>
    </w:p>
    <w:p w14:paraId="7A0902A9" w14:textId="77777777" w:rsidR="000241F4" w:rsidRDefault="0017174E">
      <w:r>
        <w:t>BEGIN25 paragraph-end tracked-del</w:t>
      </w:r>
    </w:p>
    <w:p w14:paraId="46B7FA57" w14:textId="77777777" w:rsidR="000241F4" w:rsidRDefault="0017174E">
      <w:r>
        <w:t xml:space="preserve">TEXT25 </w:t>
      </w:r>
      <w:del w:id="24" w:author="Check 70" w:date="2026-10-25T00:00:00Z">
        <w:r>
          <w:delText>DELETED25</w:delText>
        </w:r>
      </w:del>
    </w:p>
    <w:p w14:paraId="1B0BB9A5" w14:textId="77777777" w:rsidR="000241F4" w:rsidRDefault="0017174E">
      <w:r>
        <w:t>END25</w:t>
      </w:r>
    </w:p>
    <w:p w14:paraId="2BDDA0D8" w14:textId="77777777" w:rsidR="000241F4" w:rsidRDefault="0017174E">
      <w:r>
        <w:t>BEGIN26 end-before tracked-del</w:t>
      </w:r>
    </w:p>
    <w:p w14:paraId="70705742" w14:textId="77777777" w:rsidR="000241F4" w:rsidRDefault="0017174E">
      <w:r>
        <w:t xml:space="preserve">TEXT26 </w:t>
      </w:r>
      <w:del w:id="25" w:author="Check 70" w:date="2026-10-25T00:00:00Z">
        <w:r>
          <w:delText>DELETED26</w:delText>
        </w:r>
      </w:del>
    </w:p>
    <w:p w14:paraId="20D0622F" w14:textId="77777777" w:rsidR="000241F4" w:rsidRDefault="0017174E">
      <w:r>
        <w:t>END26</w:t>
      </w:r>
    </w:p>
    <w:p w14:paraId="75536B6E" w14:textId="77777777" w:rsidR="000241F4" w:rsidRDefault="0017174E">
      <w:r>
        <w:t>BEGIN27 end-after tracked-del</w:t>
      </w:r>
    </w:p>
    <w:p w14:paraId="1C4D4A4F" w14:textId="77777777" w:rsidR="000241F4" w:rsidRDefault="0017174E">
      <w:r>
        <w:t xml:space="preserve">TEXT27 </w:t>
      </w:r>
      <w:del w:id="26" w:author="Check 70" w:date="2026-10-25T00:00:00Z">
        <w:r>
          <w:delText>DELETED27</w:delText>
        </w:r>
      </w:del>
    </w:p>
    <w:p w14:paraId="5C28692D" w14:textId="77777777" w:rsidR="000241F4" w:rsidRDefault="0017174E">
      <w:r>
        <w:lastRenderedPageBreak/>
        <w:t>END27</w:t>
      </w:r>
    </w:p>
    <w:p w14:paraId="1557D132" w14:textId="77777777" w:rsidR="000241F4" w:rsidRDefault="0017174E">
      <w:r>
        <w:t>BEGIN28 end-start tracked-del</w:t>
      </w:r>
    </w:p>
    <w:p w14:paraId="65012994" w14:textId="77777777" w:rsidR="000241F4" w:rsidRDefault="0017174E">
      <w:r>
        <w:t xml:space="preserve">TEXT28 </w:t>
      </w:r>
      <w:del w:id="27" w:author="Check 70" w:date="2026-10-25T00:00:00Z">
        <w:r>
          <w:delText>DELETED28</w:delText>
        </w:r>
      </w:del>
    </w:p>
    <w:p w14:paraId="78A4F85E" w14:textId="77777777" w:rsidR="000241F4" w:rsidRDefault="0017174E">
      <w:r>
        <w:t>END28</w:t>
      </w:r>
    </w:p>
    <w:p w14:paraId="6BD913AD" w14:textId="77777777" w:rsidR="000241F4" w:rsidRDefault="0017174E">
      <w:r>
        <w:t>BEGIN29 end-end tracked-del</w:t>
      </w:r>
    </w:p>
    <w:p w14:paraId="01D4B27C" w14:textId="77777777" w:rsidR="000241F4" w:rsidRDefault="0017174E">
      <w:r>
        <w:t xml:space="preserve">TEXT29 </w:t>
      </w:r>
      <w:del w:id="28" w:author="Check 70" w:date="2026-10-25T00:00:00Z">
        <w:r>
          <w:delText>DELETED29</w:delText>
        </w:r>
      </w:del>
    </w:p>
    <w:p w14:paraId="57D00268" w14:textId="77777777" w:rsidR="000241F4" w:rsidRDefault="0017174E">
      <w:r>
        <w:t>END29</w:t>
      </w:r>
    </w:p>
    <w:p w14:paraId="61F934EF" w14:textId="77777777" w:rsidR="000241F4" w:rsidRDefault="0017174E">
      <w:r>
        <w:t>BEGIN30 end-replace tracked-del</w:t>
      </w:r>
    </w:p>
    <w:p w14:paraId="3070ADE9" w14:textId="77777777" w:rsidR="000241F4" w:rsidRDefault="0017174E">
      <w:r>
        <w:t xml:space="preserve">TEXT30 </w:t>
      </w:r>
      <w:del w:id="29" w:author="Check 70" w:date="2026-10-25T00:00:00Z">
        <w:r>
          <w:delText>DELETED30</w:delText>
        </w:r>
      </w:del>
    </w:p>
    <w:p w14:paraId="6DCC8B80" w14:textId="77777777" w:rsidR="000241F4" w:rsidRDefault="0017174E">
      <w:r>
        <w:t>END30</w:t>
      </w:r>
    </w:p>
    <w:p w14:paraId="5B108EC1" w14:textId="77777777" w:rsidR="000241F4" w:rsidRDefault="0017174E">
      <w:r>
        <w:t>BEGIN31 content-end tracked-del</w:t>
      </w:r>
    </w:p>
    <w:p w14:paraId="254179A0" w14:textId="77777777" w:rsidR="000241F4" w:rsidRDefault="0017174E">
      <w:r>
        <w:t xml:space="preserve">TEXT31 </w:t>
      </w:r>
      <w:del w:id="30" w:author="Check 70" w:date="2026-10-25T00:00:00Z">
        <w:r>
          <w:delText>DELETED31</w:delText>
        </w:r>
      </w:del>
    </w:p>
    <w:p w14:paraId="5BE3BE19" w14:textId="77777777" w:rsidR="000241F4" w:rsidRDefault="0017174E">
      <w:r>
        <w:t>END31</w:t>
      </w:r>
    </w:p>
    <w:p w14:paraId="4B00B027" w14:textId="77777777" w:rsidR="000241F4" w:rsidRDefault="0017174E">
      <w:r>
        <w:t>BEGIN32 cell-body-end tracked-del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6FFCB305" w14:textId="77777777">
        <w:tc>
          <w:tcPr>
            <w:tcW w:w="7200" w:type="dxa"/>
          </w:tcPr>
          <w:p w14:paraId="7472B7A9" w14:textId="77777777" w:rsidR="000241F4" w:rsidRDefault="0017174E">
            <w:r>
              <w:t xml:space="preserve">TEXT32 </w:t>
            </w:r>
            <w:del w:id="31" w:author="Check 70" w:date="2026-10-25T00:00:00Z">
              <w:r>
                <w:delText>DELETED32</w:delText>
              </w:r>
            </w:del>
          </w:p>
        </w:tc>
      </w:tr>
    </w:tbl>
    <w:p w14:paraId="4C6CC4EC" w14:textId="77777777" w:rsidR="000241F4" w:rsidRDefault="0017174E">
      <w:r>
        <w:t>END32</w:t>
      </w:r>
    </w:p>
    <w:p w14:paraId="03CB6030" w14:textId="77777777" w:rsidR="000241F4" w:rsidRDefault="0017174E">
      <w:r>
        <w:t>BEGIN33 paragraph-end tracked-ins</w:t>
      </w:r>
    </w:p>
    <w:p w14:paraId="2C35CBBC" w14:textId="77777777" w:rsidR="000241F4" w:rsidRDefault="0017174E">
      <w:r>
        <w:t xml:space="preserve">TEXT33 </w:t>
      </w:r>
      <w:ins w:id="32" w:author="Check 70" w:date="2026-10-25T00:00:00Z">
        <w:r>
          <w:t>INSERTED33</w:t>
        </w:r>
      </w:ins>
    </w:p>
    <w:p w14:paraId="26D5AAEA" w14:textId="77777777" w:rsidR="000241F4" w:rsidRDefault="0017174E">
      <w:r>
        <w:t>END33</w:t>
      </w:r>
    </w:p>
    <w:p w14:paraId="6E0A8EA6" w14:textId="77777777" w:rsidR="000241F4" w:rsidRDefault="0017174E">
      <w:r>
        <w:t>BEGIN34 end-before tracked-ins</w:t>
      </w:r>
    </w:p>
    <w:p w14:paraId="260F66A0" w14:textId="77777777" w:rsidR="000241F4" w:rsidRDefault="0017174E">
      <w:r>
        <w:t xml:space="preserve">TEXT34 </w:t>
      </w:r>
      <w:ins w:id="33" w:author="Check 70" w:date="2026-10-25T00:00:00Z">
        <w:r>
          <w:t>INSERTED34</w:t>
        </w:r>
      </w:ins>
    </w:p>
    <w:p w14:paraId="37E0C664" w14:textId="77777777" w:rsidR="000241F4" w:rsidRDefault="0017174E">
      <w:r>
        <w:t>END34</w:t>
      </w:r>
    </w:p>
    <w:p w14:paraId="4527C1FF" w14:textId="77777777" w:rsidR="000241F4" w:rsidRDefault="0017174E">
      <w:r>
        <w:t>BEGIN35 end-after tracked-ins</w:t>
      </w:r>
    </w:p>
    <w:p w14:paraId="214A1B0C" w14:textId="77777777" w:rsidR="000241F4" w:rsidRDefault="0017174E">
      <w:r>
        <w:t xml:space="preserve">TEXT35 </w:t>
      </w:r>
      <w:ins w:id="34" w:author="Check 70" w:date="2026-10-25T00:00:00Z">
        <w:r>
          <w:t>INSERTED35</w:t>
        </w:r>
      </w:ins>
    </w:p>
    <w:p w14:paraId="32FC52CF" w14:textId="77777777" w:rsidR="000241F4" w:rsidRDefault="0017174E">
      <w:r>
        <w:t>END35</w:t>
      </w:r>
    </w:p>
    <w:p w14:paraId="15019290" w14:textId="77777777" w:rsidR="000241F4" w:rsidRDefault="0017174E">
      <w:r>
        <w:t>BEGIN36 end-start tracked-ins</w:t>
      </w:r>
    </w:p>
    <w:p w14:paraId="78605D19" w14:textId="77777777" w:rsidR="000241F4" w:rsidRDefault="0017174E">
      <w:r>
        <w:t xml:space="preserve">TEXT36 </w:t>
      </w:r>
      <w:ins w:id="35" w:author="Check 70" w:date="2026-10-25T00:00:00Z">
        <w:r>
          <w:t>INSERTED36</w:t>
        </w:r>
      </w:ins>
    </w:p>
    <w:p w14:paraId="23E09087" w14:textId="77777777" w:rsidR="000241F4" w:rsidRDefault="0017174E">
      <w:r>
        <w:lastRenderedPageBreak/>
        <w:t>END36</w:t>
      </w:r>
    </w:p>
    <w:p w14:paraId="79155C0A" w14:textId="77777777" w:rsidR="000241F4" w:rsidRDefault="0017174E">
      <w:r>
        <w:t>BEGIN37 end-end tracked-ins</w:t>
      </w:r>
    </w:p>
    <w:p w14:paraId="4378D309" w14:textId="77777777" w:rsidR="000241F4" w:rsidRDefault="0017174E">
      <w:r>
        <w:t xml:space="preserve">TEXT37 </w:t>
      </w:r>
      <w:ins w:id="36" w:author="Check 70" w:date="2026-10-25T00:00:00Z">
        <w:r>
          <w:t>INSERTED37</w:t>
        </w:r>
      </w:ins>
    </w:p>
    <w:p w14:paraId="0D44CD39" w14:textId="77777777" w:rsidR="000241F4" w:rsidRDefault="0017174E">
      <w:r>
        <w:t>END37</w:t>
      </w:r>
    </w:p>
    <w:p w14:paraId="2381CC17" w14:textId="77777777" w:rsidR="000241F4" w:rsidRDefault="0017174E">
      <w:r>
        <w:t>BEGIN38 end-replace tracked-ins</w:t>
      </w:r>
    </w:p>
    <w:p w14:paraId="457F53AA" w14:textId="77777777" w:rsidR="000241F4" w:rsidRDefault="0017174E">
      <w:r>
        <w:t xml:space="preserve">TEXT38 </w:t>
      </w:r>
      <w:ins w:id="37" w:author="Check 70" w:date="2026-10-25T00:00:00Z">
        <w:r>
          <w:t>INSERTED38</w:t>
        </w:r>
      </w:ins>
    </w:p>
    <w:p w14:paraId="40B97B45" w14:textId="77777777" w:rsidR="000241F4" w:rsidRDefault="0017174E">
      <w:r>
        <w:t>END38</w:t>
      </w:r>
    </w:p>
    <w:p w14:paraId="26BAF018" w14:textId="77777777" w:rsidR="000241F4" w:rsidRDefault="0017174E">
      <w:r>
        <w:t>BEGIN39 content-end tracked-ins</w:t>
      </w:r>
    </w:p>
    <w:p w14:paraId="6C997D04" w14:textId="77777777" w:rsidR="000241F4" w:rsidRDefault="0017174E">
      <w:r>
        <w:t xml:space="preserve">TEXT39 </w:t>
      </w:r>
      <w:ins w:id="38" w:author="Check 70" w:date="2026-10-25T00:00:00Z">
        <w:r>
          <w:t>INSERTED39</w:t>
        </w:r>
      </w:ins>
    </w:p>
    <w:p w14:paraId="575DFA6A" w14:textId="77777777" w:rsidR="000241F4" w:rsidRDefault="0017174E">
      <w:r>
        <w:t>END39</w:t>
      </w:r>
    </w:p>
    <w:p w14:paraId="4B5C8701" w14:textId="77777777" w:rsidR="000241F4" w:rsidRDefault="0017174E">
      <w:r>
        <w:t>BEGIN40 cell-body-end tracked-ins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110A7C79" w14:textId="77777777">
        <w:tc>
          <w:tcPr>
            <w:tcW w:w="7200" w:type="dxa"/>
          </w:tcPr>
          <w:p w14:paraId="37B40AAE" w14:textId="77777777" w:rsidR="000241F4" w:rsidRDefault="0017174E">
            <w:r>
              <w:t xml:space="preserve">TEXT40 </w:t>
            </w:r>
            <w:ins w:id="39" w:author="Check 70" w:date="2026-10-25T00:00:00Z">
              <w:r>
                <w:t>INSERTED40</w:t>
              </w:r>
            </w:ins>
          </w:p>
        </w:tc>
      </w:tr>
    </w:tbl>
    <w:p w14:paraId="5A55D777" w14:textId="77777777" w:rsidR="000241F4" w:rsidRDefault="0017174E">
      <w:r>
        <w:t>END40</w:t>
      </w:r>
    </w:p>
    <w:p w14:paraId="2A37E233" w14:textId="77777777" w:rsidR="000241F4" w:rsidRDefault="0017174E">
      <w:r>
        <w:t>BEGIN41 paragraph-end field-complex</w:t>
      </w:r>
    </w:p>
    <w:p w14:paraId="3CED7C92" w14:textId="77777777" w:rsidR="000241F4" w:rsidRDefault="0017174E">
      <w:r>
        <w:t xml:space="preserve">TEXT41 </w:t>
      </w:r>
      <w:r>
        <w:fldChar w:fldCharType="begin"/>
      </w:r>
      <w:r>
        <w:instrText xml:space="preserve"> QUOTE "FIELD41" </w:instrText>
      </w:r>
      <w:r>
        <w:fldChar w:fldCharType="separate"/>
      </w:r>
      <w:r>
        <w:t>FIELD41</w:t>
      </w:r>
      <w:r>
        <w:fldChar w:fldCharType="end"/>
      </w:r>
    </w:p>
    <w:p w14:paraId="7DD0AFCC" w14:textId="77777777" w:rsidR="000241F4" w:rsidRDefault="0017174E">
      <w:r>
        <w:t>END41</w:t>
      </w:r>
    </w:p>
    <w:p w14:paraId="49F51F3E" w14:textId="77777777" w:rsidR="000241F4" w:rsidRDefault="0017174E">
      <w:r>
        <w:t>BEGIN42 end-before field-complex</w:t>
      </w:r>
    </w:p>
    <w:p w14:paraId="5BBC6A5C" w14:textId="77777777" w:rsidR="000241F4" w:rsidRDefault="0017174E">
      <w:r>
        <w:t xml:space="preserve">TEXT42 </w:t>
      </w:r>
      <w:r>
        <w:fldChar w:fldCharType="begin"/>
      </w:r>
      <w:r>
        <w:instrText xml:space="preserve"> QUOTE "FIELD42" </w:instrText>
      </w:r>
      <w:r>
        <w:fldChar w:fldCharType="separate"/>
      </w:r>
      <w:r>
        <w:t>FIELD42</w:t>
      </w:r>
      <w:r>
        <w:fldChar w:fldCharType="end"/>
      </w:r>
    </w:p>
    <w:p w14:paraId="66492748" w14:textId="77777777" w:rsidR="000241F4" w:rsidRDefault="0017174E">
      <w:r>
        <w:t>END42</w:t>
      </w:r>
    </w:p>
    <w:p w14:paraId="1F74E986" w14:textId="77777777" w:rsidR="000241F4" w:rsidRDefault="0017174E">
      <w:r>
        <w:t>BEGIN43 end-after field-complex</w:t>
      </w:r>
    </w:p>
    <w:p w14:paraId="632F7086" w14:textId="77777777" w:rsidR="000241F4" w:rsidRDefault="0017174E">
      <w:r>
        <w:t xml:space="preserve">TEXT43 </w:t>
      </w:r>
      <w:r>
        <w:fldChar w:fldCharType="begin"/>
      </w:r>
      <w:r>
        <w:instrText xml:space="preserve"> QUOTE "FIELD43" </w:instrText>
      </w:r>
      <w:r>
        <w:fldChar w:fldCharType="separate"/>
      </w:r>
      <w:r>
        <w:t>FIELD43</w:t>
      </w:r>
      <w:r>
        <w:fldChar w:fldCharType="end"/>
      </w:r>
    </w:p>
    <w:p w14:paraId="2DFCC363" w14:textId="77777777" w:rsidR="000241F4" w:rsidRDefault="0017174E">
      <w:r>
        <w:t>END43</w:t>
      </w:r>
    </w:p>
    <w:p w14:paraId="54E0665C" w14:textId="77777777" w:rsidR="000241F4" w:rsidRDefault="0017174E">
      <w:r>
        <w:t>BEGIN44 end-start field-complex</w:t>
      </w:r>
    </w:p>
    <w:p w14:paraId="3FC3B682" w14:textId="77777777" w:rsidR="000241F4" w:rsidRDefault="0017174E">
      <w:r>
        <w:t xml:space="preserve">TEXT44 </w:t>
      </w:r>
      <w:r>
        <w:fldChar w:fldCharType="begin"/>
      </w:r>
      <w:r>
        <w:instrText xml:space="preserve"> QUOTE "FIELD44" </w:instrText>
      </w:r>
      <w:r>
        <w:fldChar w:fldCharType="separate"/>
      </w:r>
      <w:r>
        <w:t>FIELD44</w:t>
      </w:r>
      <w:r>
        <w:fldChar w:fldCharType="end"/>
      </w:r>
    </w:p>
    <w:p w14:paraId="523D5FF5" w14:textId="77777777" w:rsidR="000241F4" w:rsidRDefault="0017174E">
      <w:r>
        <w:t>END44</w:t>
      </w:r>
    </w:p>
    <w:p w14:paraId="179725D4" w14:textId="77777777" w:rsidR="000241F4" w:rsidRDefault="0017174E">
      <w:r>
        <w:t>BEGIN45 end-end field-complex</w:t>
      </w:r>
    </w:p>
    <w:p w14:paraId="1C92F81B" w14:textId="77777777" w:rsidR="000241F4" w:rsidRDefault="0017174E">
      <w:r>
        <w:t xml:space="preserve">TEXT45 </w:t>
      </w:r>
      <w:r>
        <w:fldChar w:fldCharType="begin"/>
      </w:r>
      <w:r>
        <w:instrText xml:space="preserve"> QUOTE "FIELD45" </w:instrText>
      </w:r>
      <w:r>
        <w:fldChar w:fldCharType="separate"/>
      </w:r>
      <w:r>
        <w:t>FIELD45</w:t>
      </w:r>
      <w:r>
        <w:fldChar w:fldCharType="end"/>
      </w:r>
    </w:p>
    <w:p w14:paraId="4D44DF3A" w14:textId="77777777" w:rsidR="000241F4" w:rsidRDefault="0017174E">
      <w:r>
        <w:lastRenderedPageBreak/>
        <w:t>END45</w:t>
      </w:r>
    </w:p>
    <w:p w14:paraId="66348F7B" w14:textId="77777777" w:rsidR="000241F4" w:rsidRDefault="0017174E">
      <w:r>
        <w:t>BEGIN46 end-replace field-complex</w:t>
      </w:r>
    </w:p>
    <w:p w14:paraId="0971529B" w14:textId="77777777" w:rsidR="000241F4" w:rsidRDefault="0017174E">
      <w:r>
        <w:t xml:space="preserve">TEXT46 </w:t>
      </w:r>
      <w:r>
        <w:fldChar w:fldCharType="begin"/>
      </w:r>
      <w:r>
        <w:instrText xml:space="preserve"> QUOTE "FIELD46" </w:instrText>
      </w:r>
      <w:r>
        <w:fldChar w:fldCharType="separate"/>
      </w:r>
      <w:r>
        <w:t>FIELD46</w:t>
      </w:r>
      <w:r>
        <w:fldChar w:fldCharType="end"/>
      </w:r>
    </w:p>
    <w:p w14:paraId="5B7AAD85" w14:textId="77777777" w:rsidR="000241F4" w:rsidRDefault="0017174E">
      <w:r>
        <w:t>END46</w:t>
      </w:r>
    </w:p>
    <w:p w14:paraId="0C5F9D6A" w14:textId="77777777" w:rsidR="000241F4" w:rsidRDefault="0017174E">
      <w:r>
        <w:t>BEGIN47 content-end field-complex</w:t>
      </w:r>
    </w:p>
    <w:p w14:paraId="4B2693AB" w14:textId="77777777" w:rsidR="000241F4" w:rsidRDefault="0017174E">
      <w:r>
        <w:t xml:space="preserve">TEXT47 </w:t>
      </w:r>
      <w:r>
        <w:fldChar w:fldCharType="begin"/>
      </w:r>
      <w:r>
        <w:instrText xml:space="preserve"> QUOTE "FIELD47" </w:instrText>
      </w:r>
      <w:r>
        <w:fldChar w:fldCharType="separate"/>
      </w:r>
      <w:r>
        <w:t>FIELD47</w:t>
      </w:r>
      <w:r>
        <w:fldChar w:fldCharType="end"/>
      </w:r>
    </w:p>
    <w:p w14:paraId="21FBEEC0" w14:textId="77777777" w:rsidR="000241F4" w:rsidRDefault="0017174E">
      <w:r>
        <w:t>END47</w:t>
      </w:r>
    </w:p>
    <w:p w14:paraId="5902F73E" w14:textId="77777777" w:rsidR="000241F4" w:rsidRDefault="0017174E">
      <w:r>
        <w:t>BEGIN48 cell-body-end field-complex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197475B7" w14:textId="77777777">
        <w:tc>
          <w:tcPr>
            <w:tcW w:w="7200" w:type="dxa"/>
          </w:tcPr>
          <w:p w14:paraId="61D3E7E7" w14:textId="77777777" w:rsidR="000241F4" w:rsidRDefault="0017174E">
            <w:r>
              <w:t xml:space="preserve">TEXT48 </w:t>
            </w:r>
            <w:r>
              <w:fldChar w:fldCharType="begin"/>
            </w:r>
            <w:r>
              <w:instrText xml:space="preserve"> QUOTE "FIELD48" </w:instrText>
            </w:r>
            <w:r>
              <w:fldChar w:fldCharType="separate"/>
            </w:r>
            <w:r>
              <w:t>FIELD48</w:t>
            </w:r>
            <w:r>
              <w:fldChar w:fldCharType="end"/>
            </w:r>
          </w:p>
        </w:tc>
      </w:tr>
    </w:tbl>
    <w:p w14:paraId="23D4BD6E" w14:textId="77777777" w:rsidR="000241F4" w:rsidRDefault="0017174E">
      <w:r>
        <w:t>END48</w:t>
      </w:r>
    </w:p>
    <w:p w14:paraId="3373F788" w14:textId="77777777" w:rsidR="000241F4" w:rsidRDefault="0017174E">
      <w:r>
        <w:t>BEGIN49 paragraph-end field-simple</w:t>
      </w:r>
    </w:p>
    <w:p w14:paraId="02EBFCB1" w14:textId="77777777" w:rsidR="000241F4" w:rsidRDefault="0017174E">
      <w:r>
        <w:t xml:space="preserve">TEXT49 </w:t>
      </w:r>
      <w:r>
        <w:fldChar w:fldCharType="begin"/>
      </w:r>
      <w:r>
        <w:instrText xml:space="preserve"> QUOTE "FIELD49" </w:instrText>
      </w:r>
      <w:r>
        <w:fldChar w:fldCharType="separate"/>
      </w:r>
      <w:r>
        <w:t>FIELD49</w:t>
      </w:r>
      <w:r>
        <w:fldChar w:fldCharType="end"/>
      </w:r>
    </w:p>
    <w:p w14:paraId="3249D570" w14:textId="77777777" w:rsidR="000241F4" w:rsidRDefault="0017174E">
      <w:r>
        <w:t>END49</w:t>
      </w:r>
    </w:p>
    <w:p w14:paraId="558DF9F0" w14:textId="77777777" w:rsidR="000241F4" w:rsidRDefault="0017174E">
      <w:r>
        <w:t>BEGIN50 end-before field-simple</w:t>
      </w:r>
    </w:p>
    <w:p w14:paraId="42BA4B46" w14:textId="77777777" w:rsidR="000241F4" w:rsidRDefault="0017174E">
      <w:r>
        <w:t xml:space="preserve">TEXT50 </w:t>
      </w:r>
      <w:r>
        <w:fldChar w:fldCharType="begin"/>
      </w:r>
      <w:r>
        <w:instrText xml:space="preserve"> QUOTE "FIELD50" </w:instrText>
      </w:r>
      <w:r>
        <w:fldChar w:fldCharType="separate"/>
      </w:r>
      <w:r>
        <w:t>FIELD50</w:t>
      </w:r>
      <w:r>
        <w:fldChar w:fldCharType="end"/>
      </w:r>
    </w:p>
    <w:p w14:paraId="7FE68329" w14:textId="77777777" w:rsidR="000241F4" w:rsidRDefault="0017174E">
      <w:r>
        <w:t>END50</w:t>
      </w:r>
    </w:p>
    <w:p w14:paraId="4942A7B7" w14:textId="77777777" w:rsidR="000241F4" w:rsidRDefault="0017174E">
      <w:r>
        <w:t>BEGIN51 end-after field-simple</w:t>
      </w:r>
    </w:p>
    <w:p w14:paraId="1D290002" w14:textId="77777777" w:rsidR="000241F4" w:rsidRDefault="0017174E">
      <w:r>
        <w:t xml:space="preserve">TEXT51 </w:t>
      </w:r>
      <w:r>
        <w:fldChar w:fldCharType="begin"/>
      </w:r>
      <w:r>
        <w:instrText xml:space="preserve"> QUOTE "FIELD51" </w:instrText>
      </w:r>
      <w:r>
        <w:fldChar w:fldCharType="separate"/>
      </w:r>
      <w:r>
        <w:t>FIELD51</w:t>
      </w:r>
      <w:r>
        <w:fldChar w:fldCharType="end"/>
      </w:r>
    </w:p>
    <w:p w14:paraId="48F20F1D" w14:textId="77777777" w:rsidR="000241F4" w:rsidRDefault="0017174E">
      <w:r>
        <w:t>END51</w:t>
      </w:r>
    </w:p>
    <w:p w14:paraId="093AA2D5" w14:textId="77777777" w:rsidR="000241F4" w:rsidRDefault="0017174E">
      <w:r>
        <w:t>BEGIN52 end-start field-simple</w:t>
      </w:r>
    </w:p>
    <w:p w14:paraId="298569F2" w14:textId="77777777" w:rsidR="000241F4" w:rsidRDefault="0017174E">
      <w:r>
        <w:t xml:space="preserve">TEXT52 </w:t>
      </w:r>
      <w:r>
        <w:fldChar w:fldCharType="begin"/>
      </w:r>
      <w:r>
        <w:instrText xml:space="preserve"> QUOTE "FIELD52" </w:instrText>
      </w:r>
      <w:r>
        <w:fldChar w:fldCharType="separate"/>
      </w:r>
      <w:r>
        <w:t>FIELD52</w:t>
      </w:r>
      <w:r>
        <w:fldChar w:fldCharType="end"/>
      </w:r>
    </w:p>
    <w:p w14:paraId="7E3E34F6" w14:textId="77777777" w:rsidR="000241F4" w:rsidRDefault="0017174E">
      <w:r>
        <w:t>END52</w:t>
      </w:r>
    </w:p>
    <w:p w14:paraId="3382CF95" w14:textId="77777777" w:rsidR="000241F4" w:rsidRDefault="0017174E">
      <w:r>
        <w:t>BEGIN53 end-end field-simple</w:t>
      </w:r>
    </w:p>
    <w:p w14:paraId="3C6257AD" w14:textId="77777777" w:rsidR="000241F4" w:rsidRDefault="0017174E">
      <w:r>
        <w:t xml:space="preserve">TEXT53 </w:t>
      </w:r>
      <w:r>
        <w:fldChar w:fldCharType="begin"/>
      </w:r>
      <w:r>
        <w:instrText xml:space="preserve"> QUOTE "FIELD53" </w:instrText>
      </w:r>
      <w:r>
        <w:fldChar w:fldCharType="separate"/>
      </w:r>
      <w:r>
        <w:t>FIELD53</w:t>
      </w:r>
      <w:r>
        <w:fldChar w:fldCharType="end"/>
      </w:r>
    </w:p>
    <w:p w14:paraId="23CA6BCE" w14:textId="77777777" w:rsidR="000241F4" w:rsidRDefault="0017174E">
      <w:r>
        <w:t>END53</w:t>
      </w:r>
    </w:p>
    <w:p w14:paraId="27967D27" w14:textId="77777777" w:rsidR="000241F4" w:rsidRDefault="0017174E">
      <w:r>
        <w:t>BEGIN54 end-replace field-simple</w:t>
      </w:r>
    </w:p>
    <w:p w14:paraId="534C074D" w14:textId="77777777" w:rsidR="000241F4" w:rsidRDefault="0017174E">
      <w:r>
        <w:t xml:space="preserve">TEXT54 </w:t>
      </w:r>
      <w:r>
        <w:fldChar w:fldCharType="begin"/>
      </w:r>
      <w:r>
        <w:instrText xml:space="preserve"> QUOTE "FIELD54" </w:instrText>
      </w:r>
      <w:r>
        <w:fldChar w:fldCharType="separate"/>
      </w:r>
      <w:r>
        <w:t>FIELD54</w:t>
      </w:r>
      <w:r>
        <w:fldChar w:fldCharType="end"/>
      </w:r>
    </w:p>
    <w:p w14:paraId="26C0EF6A" w14:textId="77777777" w:rsidR="000241F4" w:rsidRDefault="0017174E">
      <w:r>
        <w:lastRenderedPageBreak/>
        <w:t>END54</w:t>
      </w:r>
    </w:p>
    <w:p w14:paraId="52AD7233" w14:textId="77777777" w:rsidR="000241F4" w:rsidRDefault="0017174E">
      <w:r>
        <w:t>BEGIN55 content-end field-simple</w:t>
      </w:r>
    </w:p>
    <w:p w14:paraId="6302ED4F" w14:textId="77777777" w:rsidR="000241F4" w:rsidRDefault="0017174E">
      <w:r>
        <w:t xml:space="preserve">TEXT55 </w:t>
      </w:r>
      <w:r>
        <w:fldChar w:fldCharType="begin"/>
      </w:r>
      <w:r>
        <w:instrText xml:space="preserve"> QUOTE "FIELD55" </w:instrText>
      </w:r>
      <w:r>
        <w:fldChar w:fldCharType="separate"/>
      </w:r>
      <w:r>
        <w:t>FIELD55</w:t>
      </w:r>
      <w:r>
        <w:fldChar w:fldCharType="end"/>
      </w:r>
    </w:p>
    <w:p w14:paraId="0256E74A" w14:textId="77777777" w:rsidR="000241F4" w:rsidRDefault="0017174E">
      <w:r>
        <w:t>END55</w:t>
      </w:r>
    </w:p>
    <w:p w14:paraId="5AF3B176" w14:textId="77777777" w:rsidR="000241F4" w:rsidRDefault="0017174E">
      <w:r>
        <w:t>BEGIN56 cell-body-end field-simple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616972CC" w14:textId="77777777">
        <w:tc>
          <w:tcPr>
            <w:tcW w:w="7200" w:type="dxa"/>
          </w:tcPr>
          <w:p w14:paraId="51EBE2D2" w14:textId="77777777" w:rsidR="000241F4" w:rsidRDefault="0017174E">
            <w:r>
              <w:t xml:space="preserve">TEXT56 </w:t>
            </w:r>
            <w:r>
              <w:fldChar w:fldCharType="begin"/>
            </w:r>
            <w:r>
              <w:instrText xml:space="preserve"> QUOTE "FIELD56" </w:instrText>
            </w:r>
            <w:r>
              <w:fldChar w:fldCharType="separate"/>
            </w:r>
            <w:r>
              <w:t>FIELD56</w:t>
            </w:r>
            <w:r>
              <w:fldChar w:fldCharType="end"/>
            </w:r>
          </w:p>
        </w:tc>
      </w:tr>
    </w:tbl>
    <w:p w14:paraId="2565D427" w14:textId="77777777" w:rsidR="000241F4" w:rsidRDefault="0017174E">
      <w:r>
        <w:t>END56</w:t>
      </w:r>
    </w:p>
    <w:p w14:paraId="4E88A00D" w14:textId="77777777" w:rsidR="000241F4" w:rsidRDefault="0017174E">
      <w:r>
        <w:t>BEGIN57 paragraph-end textbox</w:t>
      </w:r>
    </w:p>
    <w:p w14:paraId="6A71024A" w14:textId="77777777" w:rsidR="000241F4" w:rsidRDefault="0017174E">
      <w:r>
        <w:t xml:space="preserve">TEXT57 </w:t>
      </w:r>
      <w:r>
        <w:rPr>
          <w:noProof/>
        </w:rPr>
        <mc:AlternateContent>
          <mc:Choice Requires="wps">
            <w:drawing>
              <wp:inline distT="0" distB="0" distL="0" distR="0" wp14:anchorId="043BCCF9" wp14:editId="05332841">
                <wp:extent cx="1828800" cy="365760"/>
                <wp:effectExtent l="0" t="0" r="0" b="0"/>
                <wp:docPr id="70057" name="Text Box 70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544AB1C3" w14:textId="77777777" w:rsidR="000241F4" w:rsidRDefault="0017174E">
                            <w:r>
                              <w:t>BOX57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BOX57</w:t>
          </mc:Fallback>
        </mc:AlternateContent>
      </w:r>
    </w:p>
    <w:p w14:paraId="0C71BC7C" w14:textId="77777777" w:rsidR="000241F4" w:rsidRDefault="0017174E">
      <w:r>
        <w:t>END57</w:t>
      </w:r>
    </w:p>
    <w:p w14:paraId="02588E3C" w14:textId="77777777" w:rsidR="000241F4" w:rsidRDefault="0017174E">
      <w:r>
        <w:t>BEGIN58 end-before textbox</w:t>
      </w:r>
    </w:p>
    <w:p w14:paraId="1A553538" w14:textId="77777777" w:rsidR="000241F4" w:rsidRDefault="0017174E">
      <w:r>
        <w:t xml:space="preserve">TEXT58 </w:t>
      </w:r>
      <w:r>
        <w:rPr>
          <w:noProof/>
        </w:rPr>
        <mc:AlternateContent>
          <mc:Choice Requires="wps">
            <w:drawing>
              <wp:inline distT="0" distB="0" distL="0" distR="0" wp14:anchorId="169BF725" wp14:editId="7864FC63">
                <wp:extent cx="1828800" cy="365760"/>
                <wp:effectExtent l="0" t="0" r="0" b="0"/>
                <wp:docPr id="70058" name="Text Box 70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1903382E" w14:textId="77777777" w:rsidR="000241F4" w:rsidRDefault="0017174E">
                            <w:r>
                              <w:t>BOX58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BOX58</w:t>
          </mc:Fallback>
        </mc:AlternateContent>
      </w:r>
    </w:p>
    <w:p w14:paraId="51E75945" w14:textId="77777777" w:rsidR="000241F4" w:rsidRDefault="0017174E">
      <w:r>
        <w:t>END58</w:t>
      </w:r>
    </w:p>
    <w:p w14:paraId="33589830" w14:textId="77777777" w:rsidR="000241F4" w:rsidRDefault="0017174E">
      <w:r>
        <w:t>BEGIN59 end-after textbox</w:t>
      </w:r>
    </w:p>
    <w:p w14:paraId="68D34765" w14:textId="77777777" w:rsidR="000241F4" w:rsidRDefault="0017174E">
      <w:r>
        <w:t xml:space="preserve">TEXT59 </w:t>
      </w:r>
      <w:r>
        <w:rPr>
          <w:noProof/>
        </w:rPr>
        <mc:AlternateContent>
          <mc:Choice Requires="wps">
            <w:drawing>
              <wp:inline distT="0" distB="0" distL="0" distR="0" wp14:anchorId="553359C6" wp14:editId="2E07EBDB">
                <wp:extent cx="1828800" cy="365760"/>
                <wp:effectExtent l="0" t="0" r="0" b="0"/>
                <wp:docPr id="70059" name="Text Box 70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28A39074" w14:textId="77777777" w:rsidR="000241F4" w:rsidRDefault="0017174E">
                            <w:r>
                              <w:t>BOX59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BOX59</w:t>
          </mc:Fallback>
        </mc:AlternateContent>
      </w:r>
    </w:p>
    <w:p w14:paraId="0C66E55B" w14:textId="77777777" w:rsidR="000241F4" w:rsidRDefault="0017174E">
      <w:r>
        <w:t>END59</w:t>
      </w:r>
    </w:p>
    <w:p w14:paraId="62798A9B" w14:textId="77777777" w:rsidR="000241F4" w:rsidRDefault="0017174E">
      <w:r>
        <w:t>BEGIN60 end-start textbox</w:t>
      </w:r>
    </w:p>
    <w:p w14:paraId="6BC73F23" w14:textId="77777777" w:rsidR="000241F4" w:rsidRDefault="0017174E">
      <w:r>
        <w:t xml:space="preserve">TEXT60 </w:t>
      </w:r>
      <w:r>
        <w:rPr>
          <w:noProof/>
        </w:rPr>
        <mc:AlternateContent>
          <mc:Choice Requires="wps">
            <w:drawing>
              <wp:inline distT="0" distB="0" distL="0" distR="0" wp14:anchorId="00EFEBC2" wp14:editId="0F3411A0">
                <wp:extent cx="1828800" cy="365760"/>
                <wp:effectExtent l="0" t="0" r="0" b="0"/>
                <wp:docPr id="70060" name="Text Box 70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071162E2" w14:textId="77777777" w:rsidR="000241F4" w:rsidRDefault="0017174E">
                            <w:r>
                              <w:t>BOX60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BOX60</w:t>
          </mc:Fallback>
        </mc:AlternateContent>
      </w:r>
    </w:p>
    <w:p w14:paraId="55CE11F5" w14:textId="77777777" w:rsidR="000241F4" w:rsidRDefault="0017174E">
      <w:r>
        <w:t>END60</w:t>
      </w:r>
    </w:p>
    <w:p w14:paraId="5D93C1BD" w14:textId="77777777" w:rsidR="000241F4" w:rsidRDefault="0017174E">
      <w:r>
        <w:t>BEGIN61 end-end textbox</w:t>
      </w:r>
    </w:p>
    <w:p w14:paraId="087C526B" w14:textId="77777777" w:rsidR="000241F4" w:rsidRDefault="0017174E">
      <w:r>
        <w:t xml:space="preserve">TEXT61 </w:t>
      </w:r>
      <w:r>
        <w:rPr>
          <w:noProof/>
        </w:rPr>
        <mc:AlternateContent>
          <mc:Choice Requires="wps">
            <w:drawing>
              <wp:inline distT="0" distB="0" distL="0" distR="0" wp14:anchorId="5B94D7AE" wp14:editId="78230829">
                <wp:extent cx="1828800" cy="365760"/>
                <wp:effectExtent l="0" t="0" r="0" b="0"/>
                <wp:docPr id="70061" name="Text Box 70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64C19C5E" w14:textId="77777777" w:rsidR="000241F4" w:rsidRDefault="0017174E">
                            <w:r>
                              <w:t>BOX61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BOX61</w:t>
          </mc:Fallback>
        </mc:AlternateContent>
      </w:r>
    </w:p>
    <w:p w14:paraId="247295C9" w14:textId="77777777" w:rsidR="000241F4" w:rsidRDefault="0017174E">
      <w:r>
        <w:t>END61</w:t>
      </w:r>
    </w:p>
    <w:p w14:paraId="5AE8FB5D" w14:textId="77777777" w:rsidR="000241F4" w:rsidRDefault="0017174E">
      <w:r>
        <w:t>BEGIN62 end-replace textbox</w:t>
      </w:r>
    </w:p>
    <w:p w14:paraId="36FFF33B" w14:textId="77777777" w:rsidR="000241F4" w:rsidRDefault="0017174E">
      <w:r>
        <w:lastRenderedPageBreak/>
        <w:t xml:space="preserve">TEXT62 </w:t>
      </w:r>
      <w:r>
        <w:rPr>
          <w:noProof/>
        </w:rPr>
        <mc:AlternateContent>
          <mc:Choice Requires="wps">
            <w:drawing>
              <wp:inline distT="0" distB="0" distL="0" distR="0" wp14:anchorId="72FCFC3C" wp14:editId="6E658700">
                <wp:extent cx="1828800" cy="365760"/>
                <wp:effectExtent l="0" t="0" r="0" b="0"/>
                <wp:docPr id="70062" name="Text Box 70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6531B8BC" w14:textId="77777777" w:rsidR="000241F4" w:rsidRDefault="0017174E">
                            <w:r>
                              <w:t>BOX62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BOX62</w:t>
          </mc:Fallback>
        </mc:AlternateContent>
      </w:r>
    </w:p>
    <w:p w14:paraId="1422ED1C" w14:textId="77777777" w:rsidR="000241F4" w:rsidRDefault="0017174E">
      <w:r>
        <w:t>END62</w:t>
      </w:r>
    </w:p>
    <w:p w14:paraId="1AEF1A60" w14:textId="77777777" w:rsidR="000241F4" w:rsidRDefault="0017174E">
      <w:r>
        <w:t>BEGIN63 content-end textbox</w:t>
      </w:r>
    </w:p>
    <w:p w14:paraId="61D38820" w14:textId="77777777" w:rsidR="000241F4" w:rsidRDefault="0017174E">
      <w:r>
        <w:t xml:space="preserve">TEXT63 </w:t>
      </w:r>
      <w:r>
        <w:rPr>
          <w:noProof/>
        </w:rPr>
        <mc:AlternateContent>
          <mc:Choice Requires="wps">
            <w:drawing>
              <wp:inline distT="0" distB="0" distL="0" distR="0" wp14:anchorId="47F8F8EB" wp14:editId="35723B32">
                <wp:extent cx="1828800" cy="365760"/>
                <wp:effectExtent l="0" t="0" r="0" b="0"/>
                <wp:docPr id="70063" name="Text Box 70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01B02B87" w14:textId="77777777" w:rsidR="000241F4" w:rsidRDefault="0017174E">
                            <w:r>
                              <w:t>BOX63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BOX63</w:t>
          </mc:Fallback>
        </mc:AlternateContent>
      </w:r>
    </w:p>
    <w:p w14:paraId="0B1A16C2" w14:textId="77777777" w:rsidR="000241F4" w:rsidRDefault="0017174E">
      <w:r>
        <w:t>END63</w:t>
      </w:r>
    </w:p>
    <w:p w14:paraId="02E7CFDF" w14:textId="77777777" w:rsidR="000241F4" w:rsidRDefault="0017174E">
      <w:r>
        <w:t>BEGIN64 cell-body-end textbox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2E405012" w14:textId="77777777">
        <w:tc>
          <w:tcPr>
            <w:tcW w:w="7200" w:type="dxa"/>
          </w:tcPr>
          <w:p w14:paraId="121E44C1" w14:textId="77777777" w:rsidR="000241F4" w:rsidRDefault="0017174E">
            <w:r>
              <w:t xml:space="preserve">TEXT64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55AF3F" wp14:editId="44310C08">
                      <wp:extent cx="1828800" cy="365760"/>
                      <wp:effectExtent l="0" t="0" r="0" b="0"/>
                      <wp:docPr id="70064" name="Text Box 700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50DC"/>
                                </a:solidFill>
                              </a:ln>
                            </wps:spPr>
                            <wps:txbx>
                              <w:txbxContent>
                                <w:p w14:paraId="51483B51" w14:textId="77777777" w:rsidR="000241F4" w:rsidRDefault="0017174E">
                                  <w:r>
                                    <w:t>BOX64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t xml:space="preserve">BOX64</w:t>
                </mc:Fallback>
              </mc:AlternateContent>
            </w:r>
          </w:p>
        </w:tc>
      </w:tr>
    </w:tbl>
    <w:p w14:paraId="744C969B" w14:textId="77777777" w:rsidR="000241F4" w:rsidRDefault="0017174E">
      <w:r>
        <w:t>END64</w:t>
      </w:r>
    </w:p>
    <w:p w14:paraId="393AB0DE" w14:textId="77777777" w:rsidR="000241F4" w:rsidRDefault="0017174E">
      <w:r>
        <w:t>BEGIN65 paragraph-end bold-ph</w:t>
      </w:r>
    </w:p>
    <w:p w14:paraId="1BA01888" w14:textId="77777777" w:rsidR="000241F4" w:rsidRDefault="0017174E">
      <w:r>
        <w:rPr>
          <w:b/>
        </w:rPr>
        <w:t xml:space="preserve">TEXT65 </w:t>
      </w:r>
      <w:sdt>
        <w:sdtPr>
          <w:alias w:val="Check 70 control 65"/>
          <w:tag w:val="c70-65"/>
          <w:id w:val="70065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67D9D1C0" w14:textId="77777777" w:rsidR="000241F4" w:rsidRDefault="0017174E">
      <w:r>
        <w:t>END65</w:t>
      </w:r>
    </w:p>
    <w:p w14:paraId="2A50A35E" w14:textId="77777777" w:rsidR="000241F4" w:rsidRDefault="0017174E">
      <w:r>
        <w:t>BEGIN66 end-before bold-ph</w:t>
      </w:r>
    </w:p>
    <w:p w14:paraId="72982736" w14:textId="77777777" w:rsidR="000241F4" w:rsidRDefault="0017174E">
      <w:r>
        <w:rPr>
          <w:b/>
        </w:rPr>
        <w:t xml:space="preserve">TEXT66 </w:t>
      </w:r>
      <w:sdt>
        <w:sdtPr>
          <w:alias w:val="Check 70 control 66"/>
          <w:tag w:val="c70-66"/>
          <w:id w:val="70066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52252931" w14:textId="77777777" w:rsidR="000241F4" w:rsidRDefault="0017174E">
      <w:r>
        <w:t>END66</w:t>
      </w:r>
    </w:p>
    <w:p w14:paraId="76AA3043" w14:textId="77777777" w:rsidR="000241F4" w:rsidRDefault="0017174E">
      <w:r>
        <w:t>BEGIN67 end-after bold-ph</w:t>
      </w:r>
    </w:p>
    <w:p w14:paraId="7A0A7704" w14:textId="77777777" w:rsidR="000241F4" w:rsidRDefault="0017174E">
      <w:r>
        <w:rPr>
          <w:b/>
        </w:rPr>
        <w:t xml:space="preserve">TEXT67 </w:t>
      </w:r>
      <w:sdt>
        <w:sdtPr>
          <w:alias w:val="Check 70 control 67"/>
          <w:tag w:val="c70-67"/>
          <w:id w:val="70067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7E84DE3E" w14:textId="77777777" w:rsidR="000241F4" w:rsidRDefault="0017174E">
      <w:r>
        <w:t>END67</w:t>
      </w:r>
    </w:p>
    <w:p w14:paraId="4A4EF239" w14:textId="77777777" w:rsidR="000241F4" w:rsidRDefault="0017174E">
      <w:r>
        <w:t>BEGIN68 end-start bold-ph</w:t>
      </w:r>
    </w:p>
    <w:p w14:paraId="51AF5EBB" w14:textId="77777777" w:rsidR="000241F4" w:rsidRDefault="0017174E">
      <w:r>
        <w:rPr>
          <w:b/>
        </w:rPr>
        <w:t xml:space="preserve">TEXT68 </w:t>
      </w:r>
      <w:sdt>
        <w:sdtPr>
          <w:alias w:val="Check 70 control 68"/>
          <w:tag w:val="c70-68"/>
          <w:id w:val="70068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4FD20699" w14:textId="77777777" w:rsidR="000241F4" w:rsidRDefault="0017174E">
      <w:r>
        <w:t>END68</w:t>
      </w:r>
    </w:p>
    <w:p w14:paraId="4753ED2E" w14:textId="77777777" w:rsidR="000241F4" w:rsidRDefault="0017174E">
      <w:r>
        <w:t>BEGIN69 end-end bold-ph</w:t>
      </w:r>
    </w:p>
    <w:p w14:paraId="79BED021" w14:textId="77777777" w:rsidR="000241F4" w:rsidRDefault="0017174E">
      <w:r>
        <w:rPr>
          <w:b/>
        </w:rPr>
        <w:t xml:space="preserve">TEXT69 </w:t>
      </w:r>
      <w:sdt>
        <w:sdtPr>
          <w:alias w:val="Check 70 control 69"/>
          <w:tag w:val="c70-69"/>
          <w:id w:val="70069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28437AB3" w14:textId="77777777" w:rsidR="000241F4" w:rsidRDefault="0017174E">
      <w:r>
        <w:t>END69</w:t>
      </w:r>
    </w:p>
    <w:p w14:paraId="3FC6F07B" w14:textId="77777777" w:rsidR="000241F4" w:rsidRDefault="0017174E">
      <w:r>
        <w:t>BEGIN70 end-replace bold-ph</w:t>
      </w:r>
    </w:p>
    <w:p w14:paraId="4E047526" w14:textId="77777777" w:rsidR="000241F4" w:rsidRDefault="0017174E">
      <w:r>
        <w:rPr>
          <w:b/>
        </w:rPr>
        <w:t xml:space="preserve">TEXT70 </w:t>
      </w:r>
      <w:sdt>
        <w:sdtPr>
          <w:alias w:val="Check 70 control 70"/>
          <w:tag w:val="c70-70"/>
          <w:id w:val="70070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1C0F242C" w14:textId="77777777" w:rsidR="000241F4" w:rsidRDefault="0017174E">
      <w:r>
        <w:lastRenderedPageBreak/>
        <w:t>END70</w:t>
      </w:r>
    </w:p>
    <w:p w14:paraId="0BEB7F02" w14:textId="77777777" w:rsidR="000241F4" w:rsidRDefault="0017174E">
      <w:r>
        <w:t>BEGIN71 content-end bold-ph</w:t>
      </w:r>
    </w:p>
    <w:p w14:paraId="64742D17" w14:textId="77777777" w:rsidR="000241F4" w:rsidRDefault="0017174E">
      <w:r>
        <w:rPr>
          <w:b/>
        </w:rPr>
        <w:t xml:space="preserve">TEXT71 </w:t>
      </w:r>
      <w:sdt>
        <w:sdtPr>
          <w:alias w:val="Check 70 control 71"/>
          <w:tag w:val="c70-71"/>
          <w:id w:val="70071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57F2C27E" w14:textId="77777777" w:rsidR="000241F4" w:rsidRDefault="0017174E">
      <w:r>
        <w:t>END71</w:t>
      </w:r>
    </w:p>
    <w:p w14:paraId="171C2E46" w14:textId="77777777" w:rsidR="000241F4" w:rsidRDefault="0017174E">
      <w:r>
        <w:t>BEGIN72 cell-body-end bold-ph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28BE04DC" w14:textId="77777777">
        <w:tc>
          <w:tcPr>
            <w:tcW w:w="7200" w:type="dxa"/>
          </w:tcPr>
          <w:p w14:paraId="2F27E662" w14:textId="77777777" w:rsidR="000241F4" w:rsidRDefault="0017174E">
            <w:r>
              <w:rPr>
                <w:b/>
              </w:rPr>
              <w:t xml:space="preserve">TEXT72 </w:t>
            </w:r>
            <w:sdt>
              <w:sdtPr>
                <w:alias w:val="Check 70 control 72"/>
                <w:tag w:val="c70-72"/>
                <w:id w:val="70072"/>
                <w:placeholder>
                  <w:docPart w:val="DefaultPlaceholder_-1854013440"/>
                </w:placeholder>
                <w:showingPlcHdr/>
              </w:sdtPr>
              <w:sdtEndPr/>
              <w:sdtContent>
                <w:r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1CCD3BCC" w14:textId="77777777" w:rsidR="000241F4" w:rsidRDefault="0017174E">
      <w:r>
        <w:t>END72</w:t>
      </w:r>
    </w:p>
    <w:p w14:paraId="087BCCB7" w14:textId="77777777" w:rsidR="000241F4" w:rsidRDefault="0017174E">
      <w:r>
        <w:t>BEGIN73 paragraph-end bold-control-text</w:t>
      </w:r>
    </w:p>
    <w:p w14:paraId="10694686" w14:textId="77777777" w:rsidR="000241F4" w:rsidRDefault="0017174E">
      <w:r>
        <w:rPr>
          <w:b/>
        </w:rPr>
        <w:t xml:space="preserve">TEXT73 </w:t>
      </w:r>
      <w:sdt>
        <w:sdtPr>
          <w:alias w:val="Check 70 control 73"/>
          <w:tag w:val="c70-73"/>
          <w:id w:val="70073"/>
        </w:sdtPr>
        <w:sdtEndPr/>
        <w:sdtContent>
          <w:r>
            <w:t>VALUE73</w:t>
          </w:r>
        </w:sdtContent>
      </w:sdt>
    </w:p>
    <w:p w14:paraId="31C34571" w14:textId="77777777" w:rsidR="000241F4" w:rsidRDefault="0017174E">
      <w:r>
        <w:t>END73</w:t>
      </w:r>
    </w:p>
    <w:p w14:paraId="2B4BD3D2" w14:textId="77777777" w:rsidR="000241F4" w:rsidRDefault="0017174E">
      <w:r>
        <w:t>BEGIN74 end-before bold-control-text</w:t>
      </w:r>
    </w:p>
    <w:p w14:paraId="1709FBFA" w14:textId="77777777" w:rsidR="000241F4" w:rsidRDefault="0017174E">
      <w:r>
        <w:rPr>
          <w:b/>
        </w:rPr>
        <w:t xml:space="preserve">TEXT74 </w:t>
      </w:r>
      <w:sdt>
        <w:sdtPr>
          <w:alias w:val="Check 70 control 74"/>
          <w:tag w:val="c70-74"/>
          <w:id w:val="70074"/>
        </w:sdtPr>
        <w:sdtEndPr/>
        <w:sdtContent>
          <w:r>
            <w:t>VALUE74</w:t>
          </w:r>
        </w:sdtContent>
      </w:sdt>
    </w:p>
    <w:p w14:paraId="751473BE" w14:textId="77777777" w:rsidR="000241F4" w:rsidRDefault="0017174E">
      <w:r>
        <w:t>END74</w:t>
      </w:r>
    </w:p>
    <w:p w14:paraId="2CA93CA1" w14:textId="77777777" w:rsidR="000241F4" w:rsidRDefault="0017174E">
      <w:r>
        <w:t>BEGIN75 end-after bold-control-text</w:t>
      </w:r>
    </w:p>
    <w:p w14:paraId="7387C906" w14:textId="77777777" w:rsidR="000241F4" w:rsidRDefault="0017174E">
      <w:r>
        <w:rPr>
          <w:b/>
        </w:rPr>
        <w:t xml:space="preserve">TEXT75 </w:t>
      </w:r>
      <w:sdt>
        <w:sdtPr>
          <w:alias w:val="Check 70 control 75"/>
          <w:tag w:val="c70-75"/>
          <w:id w:val="70075"/>
        </w:sdtPr>
        <w:sdtEndPr/>
        <w:sdtContent>
          <w:r>
            <w:t>VALUE75</w:t>
          </w:r>
        </w:sdtContent>
      </w:sdt>
    </w:p>
    <w:p w14:paraId="3B37D188" w14:textId="77777777" w:rsidR="000241F4" w:rsidRDefault="0017174E">
      <w:r>
        <w:t>END75</w:t>
      </w:r>
    </w:p>
    <w:p w14:paraId="676E2D0A" w14:textId="77777777" w:rsidR="000241F4" w:rsidRDefault="0017174E">
      <w:r>
        <w:t>BEGIN76 end-start bold-control-text</w:t>
      </w:r>
    </w:p>
    <w:p w14:paraId="08C2C249" w14:textId="77777777" w:rsidR="000241F4" w:rsidRDefault="0017174E">
      <w:r>
        <w:rPr>
          <w:b/>
        </w:rPr>
        <w:t xml:space="preserve">TEXT76 </w:t>
      </w:r>
      <w:sdt>
        <w:sdtPr>
          <w:alias w:val="Check 70 control 76"/>
          <w:tag w:val="c70-76"/>
          <w:id w:val="70076"/>
        </w:sdtPr>
        <w:sdtEndPr/>
        <w:sdtContent>
          <w:r>
            <w:t>VALUE76</w:t>
          </w:r>
        </w:sdtContent>
      </w:sdt>
    </w:p>
    <w:p w14:paraId="32A42258" w14:textId="77777777" w:rsidR="000241F4" w:rsidRDefault="0017174E">
      <w:r>
        <w:t>END76</w:t>
      </w:r>
    </w:p>
    <w:p w14:paraId="5DC649CE" w14:textId="77777777" w:rsidR="000241F4" w:rsidRDefault="0017174E">
      <w:r>
        <w:t>BEGIN77 end-end bold-control-text</w:t>
      </w:r>
    </w:p>
    <w:p w14:paraId="1B0A5AC0" w14:textId="77777777" w:rsidR="000241F4" w:rsidRDefault="0017174E">
      <w:r>
        <w:rPr>
          <w:b/>
        </w:rPr>
        <w:t xml:space="preserve">TEXT77 </w:t>
      </w:r>
      <w:sdt>
        <w:sdtPr>
          <w:alias w:val="Check 70 control 77"/>
          <w:tag w:val="c70-77"/>
          <w:id w:val="70077"/>
        </w:sdtPr>
        <w:sdtEndPr/>
        <w:sdtContent>
          <w:r>
            <w:t>VALUE77</w:t>
          </w:r>
        </w:sdtContent>
      </w:sdt>
    </w:p>
    <w:p w14:paraId="77483557" w14:textId="77777777" w:rsidR="000241F4" w:rsidRDefault="0017174E">
      <w:r>
        <w:t>END77</w:t>
      </w:r>
    </w:p>
    <w:p w14:paraId="28333049" w14:textId="77777777" w:rsidR="000241F4" w:rsidRDefault="0017174E">
      <w:r>
        <w:t>BEGIN78 end-replace bold-control-text</w:t>
      </w:r>
    </w:p>
    <w:p w14:paraId="4ED026BA" w14:textId="77777777" w:rsidR="000241F4" w:rsidRDefault="0017174E">
      <w:r>
        <w:rPr>
          <w:b/>
        </w:rPr>
        <w:t xml:space="preserve">TEXT78 </w:t>
      </w:r>
      <w:sdt>
        <w:sdtPr>
          <w:alias w:val="Check 70 control 78"/>
          <w:tag w:val="c70-78"/>
          <w:id w:val="70078"/>
        </w:sdtPr>
        <w:sdtEndPr/>
        <w:sdtContent>
          <w:r>
            <w:t>VALUE78</w:t>
          </w:r>
        </w:sdtContent>
      </w:sdt>
    </w:p>
    <w:p w14:paraId="226A8EFB" w14:textId="77777777" w:rsidR="000241F4" w:rsidRDefault="0017174E">
      <w:r>
        <w:t>END78</w:t>
      </w:r>
    </w:p>
    <w:p w14:paraId="6CFBEBC1" w14:textId="77777777" w:rsidR="000241F4" w:rsidRDefault="0017174E">
      <w:r>
        <w:t>BEGIN79 content-end bold-control-text</w:t>
      </w:r>
    </w:p>
    <w:p w14:paraId="17902A46" w14:textId="77777777" w:rsidR="000241F4" w:rsidRDefault="0017174E">
      <w:r>
        <w:rPr>
          <w:b/>
        </w:rPr>
        <w:t xml:space="preserve">TEXT79 </w:t>
      </w:r>
      <w:sdt>
        <w:sdtPr>
          <w:alias w:val="Check 70 control 79"/>
          <w:tag w:val="c70-79"/>
          <w:id w:val="70079"/>
        </w:sdtPr>
        <w:sdtEndPr/>
        <w:sdtContent>
          <w:r>
            <w:t>VALUE79</w:t>
          </w:r>
        </w:sdtContent>
      </w:sdt>
    </w:p>
    <w:p w14:paraId="10B28D49" w14:textId="77777777" w:rsidR="000241F4" w:rsidRDefault="0017174E">
      <w:r>
        <w:lastRenderedPageBreak/>
        <w:t>END79</w:t>
      </w:r>
    </w:p>
    <w:p w14:paraId="2CE2D26F" w14:textId="77777777" w:rsidR="000241F4" w:rsidRDefault="0017174E">
      <w:r>
        <w:t>BEGIN80 cell-body-end bold-control-text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31950182" w14:textId="77777777">
        <w:tc>
          <w:tcPr>
            <w:tcW w:w="7200" w:type="dxa"/>
          </w:tcPr>
          <w:p w14:paraId="14AFA68C" w14:textId="77777777" w:rsidR="000241F4" w:rsidRDefault="0017174E">
            <w:r>
              <w:rPr>
                <w:b/>
              </w:rPr>
              <w:t xml:space="preserve">TEXT80 </w:t>
            </w:r>
            <w:sdt>
              <w:sdtPr>
                <w:alias w:val="Check 70 control 80"/>
                <w:tag w:val="c70-80"/>
                <w:id w:val="70080"/>
              </w:sdtPr>
              <w:sdtEndPr/>
              <w:sdtContent>
                <w:r>
                  <w:t>VALUE80</w:t>
                </w:r>
              </w:sdtContent>
            </w:sdt>
          </w:p>
        </w:tc>
      </w:tr>
    </w:tbl>
    <w:p w14:paraId="3C6797FE" w14:textId="77777777" w:rsidR="000241F4" w:rsidRDefault="0017174E">
      <w:r>
        <w:t>END80</w:t>
      </w:r>
    </w:p>
    <w:p w14:paraId="6D3EB4DA" w14:textId="77777777" w:rsidR="000241F4" w:rsidRDefault="0017174E">
      <w:r>
        <w:t>BEGIN81 paragraph-end control-bold-text</w:t>
      </w:r>
    </w:p>
    <w:p w14:paraId="19ACF746" w14:textId="77777777" w:rsidR="000241F4" w:rsidRDefault="0017174E">
      <w:r>
        <w:t xml:space="preserve">TEXT81 </w:t>
      </w:r>
      <w:sdt>
        <w:sdtPr>
          <w:alias w:val="Check 70 control 81"/>
          <w:tag w:val="c70-81"/>
          <w:id w:val="70081"/>
        </w:sdtPr>
        <w:sdtEndPr/>
        <w:sdtContent>
          <w:r>
            <w:rPr>
              <w:b/>
            </w:rPr>
            <w:t>VALUE81</w:t>
          </w:r>
        </w:sdtContent>
      </w:sdt>
    </w:p>
    <w:p w14:paraId="1B96F772" w14:textId="77777777" w:rsidR="000241F4" w:rsidRDefault="0017174E">
      <w:r>
        <w:t>END81</w:t>
      </w:r>
    </w:p>
    <w:p w14:paraId="099FA10A" w14:textId="77777777" w:rsidR="000241F4" w:rsidRDefault="0017174E">
      <w:r>
        <w:t>BEGIN82 end-before control-bold-text</w:t>
      </w:r>
    </w:p>
    <w:p w14:paraId="4BF1C131" w14:textId="77777777" w:rsidR="000241F4" w:rsidRDefault="0017174E">
      <w:r>
        <w:t xml:space="preserve">TEXT82 </w:t>
      </w:r>
      <w:sdt>
        <w:sdtPr>
          <w:alias w:val="Check 70 control 82"/>
          <w:tag w:val="c70-82"/>
          <w:id w:val="70082"/>
        </w:sdtPr>
        <w:sdtEndPr/>
        <w:sdtContent>
          <w:r>
            <w:rPr>
              <w:b/>
            </w:rPr>
            <w:t>VALUE82</w:t>
          </w:r>
        </w:sdtContent>
      </w:sdt>
    </w:p>
    <w:p w14:paraId="148D565C" w14:textId="77777777" w:rsidR="000241F4" w:rsidRDefault="0017174E">
      <w:r>
        <w:t>END82</w:t>
      </w:r>
    </w:p>
    <w:p w14:paraId="0D36CDEF" w14:textId="77777777" w:rsidR="000241F4" w:rsidRDefault="0017174E">
      <w:r>
        <w:t>BEGIN83 end-after control-bold-text</w:t>
      </w:r>
    </w:p>
    <w:p w14:paraId="0A86FA62" w14:textId="77777777" w:rsidR="000241F4" w:rsidRDefault="0017174E">
      <w:r>
        <w:t xml:space="preserve">TEXT83 </w:t>
      </w:r>
      <w:sdt>
        <w:sdtPr>
          <w:alias w:val="Check 70 control 83"/>
          <w:tag w:val="c70-83"/>
          <w:id w:val="70083"/>
        </w:sdtPr>
        <w:sdtEndPr/>
        <w:sdtContent>
          <w:r>
            <w:rPr>
              <w:b/>
            </w:rPr>
            <w:t>VALUE83</w:t>
          </w:r>
        </w:sdtContent>
      </w:sdt>
    </w:p>
    <w:p w14:paraId="774029AF" w14:textId="77777777" w:rsidR="000241F4" w:rsidRDefault="0017174E">
      <w:r>
        <w:t>END83</w:t>
      </w:r>
    </w:p>
    <w:p w14:paraId="738C2598" w14:textId="77777777" w:rsidR="000241F4" w:rsidRDefault="0017174E">
      <w:r>
        <w:t>BEGIN84 end-start control-bold-text</w:t>
      </w:r>
    </w:p>
    <w:p w14:paraId="628B1E58" w14:textId="77777777" w:rsidR="000241F4" w:rsidRDefault="0017174E">
      <w:r>
        <w:t xml:space="preserve">TEXT84 </w:t>
      </w:r>
      <w:sdt>
        <w:sdtPr>
          <w:alias w:val="Check 70 control 84"/>
          <w:tag w:val="c70-84"/>
          <w:id w:val="70084"/>
        </w:sdtPr>
        <w:sdtEndPr/>
        <w:sdtContent>
          <w:r>
            <w:rPr>
              <w:b/>
            </w:rPr>
            <w:t>VALUE84</w:t>
          </w:r>
        </w:sdtContent>
      </w:sdt>
    </w:p>
    <w:p w14:paraId="0E1805FD" w14:textId="77777777" w:rsidR="000241F4" w:rsidRDefault="0017174E">
      <w:r>
        <w:t>END84</w:t>
      </w:r>
    </w:p>
    <w:p w14:paraId="4AAA8397" w14:textId="77777777" w:rsidR="000241F4" w:rsidRDefault="0017174E">
      <w:r>
        <w:t>BEGIN85 end-end control-bold-text</w:t>
      </w:r>
    </w:p>
    <w:p w14:paraId="0A87190B" w14:textId="77777777" w:rsidR="000241F4" w:rsidRDefault="0017174E">
      <w:r>
        <w:t xml:space="preserve">TEXT85 </w:t>
      </w:r>
      <w:sdt>
        <w:sdtPr>
          <w:alias w:val="Check 70 control 85"/>
          <w:tag w:val="c70-85"/>
          <w:id w:val="70085"/>
        </w:sdtPr>
        <w:sdtEndPr/>
        <w:sdtContent>
          <w:r>
            <w:rPr>
              <w:b/>
            </w:rPr>
            <w:t>VALUE85</w:t>
          </w:r>
        </w:sdtContent>
      </w:sdt>
    </w:p>
    <w:p w14:paraId="7BD85EA9" w14:textId="77777777" w:rsidR="000241F4" w:rsidRDefault="0017174E">
      <w:r>
        <w:t>END85</w:t>
      </w:r>
    </w:p>
    <w:p w14:paraId="36B464EB" w14:textId="77777777" w:rsidR="000241F4" w:rsidRDefault="0017174E">
      <w:r>
        <w:t>BEGIN86 end-replace control-bold-text</w:t>
      </w:r>
    </w:p>
    <w:p w14:paraId="41905806" w14:textId="77777777" w:rsidR="000241F4" w:rsidRDefault="0017174E">
      <w:r>
        <w:t xml:space="preserve">TEXT86 </w:t>
      </w:r>
      <w:sdt>
        <w:sdtPr>
          <w:alias w:val="Check 70 control 86"/>
          <w:tag w:val="c70-86"/>
          <w:id w:val="70086"/>
        </w:sdtPr>
        <w:sdtEndPr/>
        <w:sdtContent>
          <w:r>
            <w:rPr>
              <w:b/>
            </w:rPr>
            <w:t>VALUE86</w:t>
          </w:r>
        </w:sdtContent>
      </w:sdt>
    </w:p>
    <w:p w14:paraId="598DB10D" w14:textId="77777777" w:rsidR="000241F4" w:rsidRDefault="0017174E">
      <w:r>
        <w:t>END86</w:t>
      </w:r>
    </w:p>
    <w:p w14:paraId="2BCE1584" w14:textId="77777777" w:rsidR="000241F4" w:rsidRDefault="0017174E">
      <w:r>
        <w:t>BEGIN87 content-end control-bold-text</w:t>
      </w:r>
    </w:p>
    <w:p w14:paraId="1C1C41F8" w14:textId="77777777" w:rsidR="000241F4" w:rsidRDefault="0017174E">
      <w:r>
        <w:t xml:space="preserve">TEXT87 </w:t>
      </w:r>
      <w:sdt>
        <w:sdtPr>
          <w:alias w:val="Check 70 control 87"/>
          <w:tag w:val="c70-87"/>
          <w:id w:val="70087"/>
        </w:sdtPr>
        <w:sdtEndPr/>
        <w:sdtContent>
          <w:r>
            <w:rPr>
              <w:b/>
            </w:rPr>
            <w:t>VALUE87</w:t>
          </w:r>
        </w:sdtContent>
      </w:sdt>
    </w:p>
    <w:p w14:paraId="031B98D8" w14:textId="77777777" w:rsidR="000241F4" w:rsidRDefault="0017174E">
      <w:r>
        <w:t>END87</w:t>
      </w:r>
    </w:p>
    <w:p w14:paraId="54C35076" w14:textId="77777777" w:rsidR="000241F4" w:rsidRDefault="0017174E">
      <w:r>
        <w:t>BEGIN88 cell-body-end control-bold-text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703D595F" w14:textId="77777777">
        <w:tc>
          <w:tcPr>
            <w:tcW w:w="7200" w:type="dxa"/>
          </w:tcPr>
          <w:p w14:paraId="63F2AF56" w14:textId="77777777" w:rsidR="000241F4" w:rsidRDefault="0017174E">
            <w:r>
              <w:t xml:space="preserve">TEXT88 </w:t>
            </w:r>
            <w:sdt>
              <w:sdtPr>
                <w:alias w:val="Check 70 control 88"/>
                <w:tag w:val="c70-88"/>
                <w:id w:val="70088"/>
              </w:sdtPr>
              <w:sdtEndPr/>
              <w:sdtContent>
                <w:r>
                  <w:rPr>
                    <w:b/>
                  </w:rPr>
                  <w:t>VALUE88</w:t>
                </w:r>
              </w:sdtContent>
            </w:sdt>
          </w:p>
        </w:tc>
      </w:tr>
    </w:tbl>
    <w:p w14:paraId="7C9A7743" w14:textId="77777777" w:rsidR="000241F4" w:rsidRDefault="0017174E">
      <w:r>
        <w:lastRenderedPageBreak/>
        <w:t>END88</w:t>
      </w:r>
    </w:p>
    <w:p w14:paraId="4CDE38F4" w14:textId="77777777" w:rsidR="000241F4" w:rsidRDefault="0017174E">
      <w:r>
        <w:t>End of check 70.</w:t>
      </w:r>
    </w:p>
    <w:sectPr w:rsidR="000241F4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Check 70" w:date="2026-10-25T00:00:00Z" w:initials="C70">
    <w:p w14:paraId="28A76A65" w14:textId="77777777" w:rsidR="000241F4" w:rsidRDefault="0017174E">
      <w:pPr>
        <w:pStyle w:val="CommentText"/>
      </w:pPr>
      <w:r>
        <w:rPr>
          <w:rStyle w:val="CommentReference"/>
        </w:rPr>
        <w:annotationRef/>
      </w:r>
      <w:r>
        <w:t>COMMENT17</w:t>
      </w:r>
    </w:p>
  </w:comment>
  <w:comment w:id="17" w:author="Check 70" w:date="2026-10-25T00:00:00Z" w:initials="C70">
    <w:p w14:paraId="39A97637" w14:textId="77777777" w:rsidR="000241F4" w:rsidRDefault="0017174E">
      <w:pPr>
        <w:pStyle w:val="CommentText"/>
      </w:pPr>
      <w:r>
        <w:rPr>
          <w:rStyle w:val="CommentReference"/>
        </w:rPr>
        <w:annotationRef/>
      </w:r>
      <w:r>
        <w:t>COMMENT18</w:t>
      </w:r>
    </w:p>
  </w:comment>
  <w:comment w:id="18" w:author="Check 70" w:date="2026-10-25T00:00:00Z" w:initials="C70">
    <w:p w14:paraId="3528E76F" w14:textId="77777777" w:rsidR="000241F4" w:rsidRDefault="0017174E">
      <w:pPr>
        <w:pStyle w:val="CommentText"/>
      </w:pPr>
      <w:r>
        <w:rPr>
          <w:rStyle w:val="CommentReference"/>
        </w:rPr>
        <w:annotationRef/>
      </w:r>
      <w:r>
        <w:t>COMMENT19</w:t>
      </w:r>
    </w:p>
  </w:comment>
  <w:comment w:id="19" w:author="Check 70" w:date="2026-10-25T00:00:00Z" w:initials="C70">
    <w:p w14:paraId="7D4363CA" w14:textId="77777777" w:rsidR="000241F4" w:rsidRDefault="0017174E">
      <w:pPr>
        <w:pStyle w:val="CommentText"/>
      </w:pPr>
      <w:r>
        <w:rPr>
          <w:rStyle w:val="CommentReference"/>
        </w:rPr>
        <w:annotationRef/>
      </w:r>
      <w:r>
        <w:t>COMMENT20</w:t>
      </w:r>
    </w:p>
  </w:comment>
  <w:comment w:id="20" w:author="Check 70" w:date="2026-10-25T00:00:00Z" w:initials="C70">
    <w:p w14:paraId="1D582DC0" w14:textId="77777777" w:rsidR="000241F4" w:rsidRDefault="0017174E">
      <w:pPr>
        <w:pStyle w:val="CommentText"/>
      </w:pPr>
      <w:r>
        <w:rPr>
          <w:rStyle w:val="CommentReference"/>
        </w:rPr>
        <w:annotationRef/>
      </w:r>
      <w:r>
        <w:t>COMMENT21</w:t>
      </w:r>
    </w:p>
  </w:comment>
  <w:comment w:id="21" w:author="Check 70" w:date="2026-10-25T00:00:00Z" w:initials="C70">
    <w:p w14:paraId="5ADFF1D8" w14:textId="77777777" w:rsidR="000241F4" w:rsidRDefault="0017174E">
      <w:pPr>
        <w:pStyle w:val="CommentText"/>
      </w:pPr>
      <w:r>
        <w:rPr>
          <w:rStyle w:val="CommentReference"/>
        </w:rPr>
        <w:annotationRef/>
      </w:r>
      <w:r>
        <w:t>COMMENT22</w:t>
      </w:r>
    </w:p>
  </w:comment>
  <w:comment w:id="22" w:author="Check 70" w:date="2026-10-25T00:00:00Z" w:initials="C70">
    <w:p w14:paraId="5C4DD62A" w14:textId="77777777" w:rsidR="000241F4" w:rsidRDefault="0017174E">
      <w:pPr>
        <w:pStyle w:val="CommentText"/>
      </w:pPr>
      <w:r>
        <w:rPr>
          <w:rStyle w:val="CommentReference"/>
        </w:rPr>
        <w:annotationRef/>
      </w:r>
      <w:r>
        <w:t>COMMENT23</w:t>
      </w:r>
    </w:p>
  </w:comment>
  <w:comment w:id="23" w:author="Check 70" w:date="2026-10-25T00:00:00Z" w:initials="C70">
    <w:p w14:paraId="311DFC46" w14:textId="77777777" w:rsidR="000241F4" w:rsidRDefault="0017174E">
      <w:pPr>
        <w:pStyle w:val="CommentText"/>
      </w:pPr>
      <w:r>
        <w:rPr>
          <w:rStyle w:val="CommentReference"/>
        </w:rPr>
        <w:annotationRef/>
      </w:r>
      <w:r>
        <w:t>COMMENT24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76A65" w15:done="0"/>
  <w15:commentEx w15:paraId="39A97637" w15:done="0"/>
  <w15:commentEx w15:paraId="3528E76F" w15:done="0"/>
  <w15:commentEx w15:paraId="7D4363CA" w15:done="0"/>
  <w15:commentEx w15:paraId="1D582DC0" w15:done="0"/>
  <w15:commentEx w15:paraId="5ADFF1D8" w15:done="0"/>
  <w15:commentEx w15:paraId="5C4DD62A" w15:done="0"/>
  <w15:commentEx w15:paraId="311DFC4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76A65" w16cid:durableId="47F68523"/>
  <w16cid:commentId w16cid:paraId="39A97637" w16cid:durableId="5424B9EF"/>
  <w16cid:commentId w16cid:paraId="3528E76F" w16cid:durableId="3BBC0F18"/>
  <w16cid:commentId w16cid:paraId="7D4363CA" w16cid:durableId="795AEBEE"/>
  <w16cid:commentId w16cid:paraId="1D582DC0" w16cid:durableId="052C5B15"/>
  <w16cid:commentId w16cid:paraId="5ADFF1D8" w16cid:durableId="34566D44"/>
  <w16cid:commentId w16cid:paraId="5C4DD62A" w16cid:durableId="6DAAAC8F"/>
  <w16cid:commentId w16cid:paraId="311DFC46" w16cid:durableId="327A8F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DFAAA" w14:textId="77777777" w:rsidR="0017174E" w:rsidRDefault="0017174E" w:rsidP="00297768">
      <w:pPr>
        <w:spacing w:after="0" w:line="240" w:lineRule="auto"/>
      </w:pPr>
      <w:r>
        <w:separator/>
      </w:r>
    </w:p>
  </w:endnote>
  <w:endnote w:type="continuationSeparator" w:id="0">
    <w:p w14:paraId="0EE5FFA1" w14:textId="77777777" w:rsidR="0017174E" w:rsidRDefault="0017174E" w:rsidP="00297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433BD" w14:textId="77777777" w:rsidR="0017174E" w:rsidRDefault="0017174E" w:rsidP="00297768">
      <w:pPr>
        <w:spacing w:after="0" w:line="240" w:lineRule="auto"/>
      </w:pPr>
      <w:r>
        <w:separator/>
      </w:r>
    </w:p>
  </w:footnote>
  <w:footnote w:type="continuationSeparator" w:id="0">
    <w:p w14:paraId="5D1D88B9" w14:textId="77777777" w:rsidR="0017174E" w:rsidRDefault="0017174E" w:rsidP="002977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1F4"/>
    <w:rsid w:val="000241F4"/>
    <w:rsid w:val="0017174E"/>
    <w:rsid w:val="00297768"/>
    <w:rsid w:val="00D7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01F12"/>
  <w15:docId w15:val="{962CB30A-8C8E-4166-94A1-85097A3E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7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BF6128" w:rsidRDefault="00F7198F"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128"/>
    <w:rsid w:val="00BF6128"/>
    <w:rsid w:val="00D77271"/>
    <w:rsid w:val="00F7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2026-10-25T04:45:00Z</dcterms:created>
  <dcterms:modified xsi:type="dcterms:W3CDTF">2026-10-25T04:45:00Z</dcterms:modified>
</cp:coreProperties>
</file>