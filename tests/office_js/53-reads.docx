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53. Each case is a region: its BEGIN paragraph, its content, its END paragraph. Read only.</w:t>
      </w:r>
    </w:p>
    <w:p>
      <w:r>
        <w:t xml:space="preserve">BEGIN1 range head1b sub1a</w:t>
      </w:r>
    </w:p>
    <w:p>
      <w:pPr>
        <w:pStyle w:val="Heading1"/>
      </w:pPr>
      <w:r>
        <w:t xml:space="preserve">HEAD1A </w:t>
      </w:r>
      <w:r>
        <w:t xml:space="preserve">HEAD1B</w:t>
      </w:r>
    </w:p>
    <w:p>
      <w:pPr>
        <w:pStyle w:val="Heading2"/>
      </w:pPr>
      <w:r>
        <w:t xml:space="preserve">SUB1A </w:t>
      </w:r>
      <w:r>
        <w:t xml:space="preserve">SUB1B</w:t>
      </w:r>
    </w:p>
    <w:p>
      <w:r>
        <w:t xml:space="preserve">END1</w:t>
      </w:r>
    </w:p>
    <w:p>
      <w:r>
        <w:t xml:space="preserve">BEGIN2 range body2b plain2a</w:t>
      </w:r>
    </w:p>
    <w:p>
      <w:pPr>
        <w:jc w:val="center"/>
      </w:pPr>
      <w:r>
        <w:rPr>
          <w:i/>
        </w:rPr>
        <w:t xml:space="preserve">BODY2A </w:t>
      </w:r>
      <w:r>
        <w:rPr>
          <w:i/>
        </w:rPr>
        <w:t xml:space="preserve">BODY2B</w:t>
      </w:r>
    </w:p>
    <w:p>
      <w:r>
        <w:t xml:space="preserve">PLAIN2A </w:t>
      </w:r>
      <w:r>
        <w:t xml:space="preserve">PLAIN2B</w:t>
      </w:r>
    </w:p>
    <w:p>
      <w:r>
        <w:t xml:space="preserve">END2</w:t>
      </w:r>
    </w:p>
    <w:p>
      <w:r>
        <w:t xml:space="preserve">BEGIN3 range head3b head3c</w:t>
      </w:r>
    </w:p>
    <w:p>
      <w:pPr>
        <w:pStyle w:val="Heading1"/>
      </w:pPr>
      <w:r>
        <w:t xml:space="preserve">HEAD3A </w:t>
      </w:r>
      <w:r>
        <w:t xml:space="preserve">HEAD3B</w:t>
      </w:r>
    </w:p>
    <w:p>
      <w:pPr>
        <w:pStyle w:val="Heading1"/>
      </w:pPr>
      <w:r>
        <w:t xml:space="preserve">HEAD3C </w:t>
      </w:r>
      <w:r>
        <w:t xml:space="preserve">HEAD3D</w:t>
      </w:r>
    </w:p>
    <w:p>
      <w:r>
        <w:t xml:space="preserve">END3</w:t>
      </w:r>
    </w:p>
    <w:p>
      <w:r>
        <w:t xml:space="preserve">BEGIN4 range head4a head4b</w:t>
      </w:r>
    </w:p>
    <w:p>
      <w:pPr>
        <w:pStyle w:val="Heading1"/>
      </w:pPr>
      <w:r>
        <w:t xml:space="preserve">HEAD4A </w:t>
      </w:r>
      <w:r>
        <w:t xml:space="preserve">HEAD4B</w:t>
      </w:r>
      <w:r>
        <w:rPr>
          <w:rStyle w:val="FootnoteReference"/>
        </w:rPr>
        <w:footnoteReference w:id="1"/>
      </w:r>
      <w:r>
        <w:t xml:space="preserve"> HEAD4C</w:t>
      </w:r>
    </w:p>
    <w:p>
      <w:r>
        <w:t xml:space="preserve">END4</w:t>
      </w:r>
    </w:p>
    <w:p>
      <w:r>
        <w:t xml:space="preserve">BEGIN5 range head5b head5c</w:t>
      </w:r>
    </w:p>
    <w:p>
      <w:pPr>
        <w:pStyle w:val="Heading1"/>
      </w:pPr>
      <w:r>
        <w:t xml:space="preserve">HEAD5A </w:t>
      </w:r>
      <w:r>
        <w:t xml:space="preserve">HEAD5B</w:t>
      </w:r>
      <w:r>
        <w:rPr>
          <w:rStyle w:val="FootnoteReference"/>
        </w:rPr>
        <w:footnoteReference w:id="2"/>
      </w:r>
      <w:r>
        <w:t xml:space="preserve"> HEAD5C</w:t>
      </w:r>
    </w:p>
    <w:p>
      <w:r>
        <w:t xml:space="preserve">END5</w:t>
      </w:r>
    </w:p>
    <w:p>
      <w:r>
        <w:t xml:space="preserve">BEGIN6 para head6a</w:t>
      </w:r>
    </w:p>
    <w:p>
      <w:pPr>
        <w:pStyle w:val="Heading1"/>
      </w:pPr>
      <w:r>
        <w:t xml:space="preserve">HEAD6A </w:t>
      </w:r>
      <w:r>
        <w:t xml:space="preserve">HEAD6B</w:t>
      </w:r>
      <w:r>
        <w:rPr>
          <w:rStyle w:val="FootnoteReference"/>
        </w:rPr>
        <w:footnoteReference w:id="3"/>
      </w:r>
      <w:r>
        <w:t xml:space="preserve"> HEAD6C</w:t>
      </w:r>
    </w:p>
    <w:p>
      <w:r>
        <w:t xml:space="preserve">END6</w:t>
      </w:r>
    </w:p>
    <w:p>
      <w:r>
        <w:t xml:space="preserve">BEGIN7 range emph7b emph7b</w:t>
      </w:r>
    </w:p>
    <w:p>
      <w:r>
        <w:t xml:space="preserve">PLAIN7A </w:t>
      </w:r>
      <w:r>
        <w:rPr>
          <w:rStyle w:val="Emphasis"/>
        </w:rPr>
        <w:t xml:space="preserve">EMPH7B</w:t>
      </w:r>
      <w:r>
        <w:t xml:space="preserve"> PLAIN7C</w:t>
      </w:r>
    </w:p>
    <w:p>
      <w:r>
        <w:t xml:space="preserve">END7</w:t>
      </w:r>
    </w:p>
    <w:p>
      <w:r>
        <w:t xml:space="preserve">BEGIN8 range plain8a emph8b</w:t>
      </w:r>
    </w:p>
    <w:p>
      <w:r>
        <w:t xml:space="preserve">PLAIN8A </w:t>
      </w:r>
      <w:r>
        <w:rPr>
          <w:rStyle w:val="Emphasis"/>
        </w:rPr>
        <w:t xml:space="preserve">EMPH8B</w:t>
      </w:r>
      <w:r>
        <w:t xml:space="preserve"> PLAIN8C</w:t>
      </w:r>
    </w:p>
    <w:p>
      <w:r>
        <w:t xml:space="preserve">END8</w:t>
      </w:r>
    </w:p>
    <w:p>
      <w:r>
        <w:t xml:space="preserve">BEGIN9 range plain9a plain9a</w:t>
      </w:r>
    </w:p>
    <w:p>
      <w:r>
        <w:t xml:space="preserve">PLAIN9A </w:t>
      </w:r>
      <w:r>
        <w:rPr>
          <w:rStyle w:val="Emphasis"/>
        </w:rPr>
        <w:t xml:space="preserve">EMPH9B</w:t>
      </w:r>
      <w:r>
        <w:t xml:space="preserve"> PLAIN9C</w:t>
      </w:r>
    </w:p>
    <w:p>
      <w:r>
        <w:t xml:space="preserve">END9</w:t>
      </w:r>
    </w:p>
    <w:p>
      <w:r>
        <w:t xml:space="preserve">BEGIN10 para list10a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</w:tblGrid>
      <w:tr>
        <w:tc>
          <w:tcPr>
            <w:tcW w:w="24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400"/>
            </w:tblGrid>
            <w:tr>
              <w:tc>
                <w:tcPr>
                  <w:tcW w:w="1200" w:type="dxa"/>
                </w:tcPr>
                <w:p>
                  <w:r>
                    <w:t xml:space="preserve">N10A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10"/>
              </w:numPr>
            </w:pPr>
            <w:r>
              <w:t xml:space="preserve">LIST10A </w:t>
            </w:r>
            <w:r>
              <w:t xml:space="preserve">LIST10B</w:t>
            </w:r>
          </w:p>
        </w:tc>
      </w:tr>
    </w:tbl>
    <w:p>
      <w:r>
        <w:t xml:space="preserve">END10</w:t>
      </w:r>
    </w:p>
    <w:p>
      <w:r>
        <w:t xml:space="preserve">BEGIN11 para plain11a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</w:tblGrid>
      <w:tr>
        <w:tc>
          <w:tcPr>
            <w:tcW w:w="24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400"/>
            </w:tblGrid>
            <w:tr>
              <w:tc>
                <w:tcPr>
                  <w:tcW w:w="1200" w:type="dxa"/>
                </w:tcPr>
                <w:p>
                  <w:r>
                    <w:t xml:space="preserve">N11A</w:t>
                  </w:r>
                </w:p>
              </w:tc>
            </w:tr>
          </w:tbl>
          <w:p>
            <w:r>
              <w:t xml:space="preserve">PLAIN11A </w:t>
            </w:r>
            <w:r>
              <w:t xml:space="preserve">PLAIN11B</w:t>
            </w:r>
          </w:p>
        </w:tc>
      </w:tr>
    </w:tbl>
    <w:p>
      <w:r>
        <w:t xml:space="preserve">END11</w:t>
      </w:r>
    </w:p>
    <w:p>
      <w:r>
        <w:t xml:space="preserve">BEGIN12 para head12a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</w:tblGrid>
      <w:tr>
        <w:tc>
          <w:tcPr>
            <w:tcW w:w="24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400"/>
            </w:tblGrid>
            <w:tr>
              <w:tc>
                <w:tcPr>
                  <w:tcW w:w="1200" w:type="dxa"/>
                </w:tcPr>
                <w:p>
                  <w:r>
                    <w:t xml:space="preserve">N12A</w:t>
                  </w:r>
                </w:p>
              </w:tc>
            </w:tr>
          </w:tbl>
          <w:p>
            <w:pPr>
              <w:pStyle w:val="Heading1"/>
            </w:pPr>
            <w:r>
              <w:t xml:space="preserve">HEAD12A </w:t>
            </w:r>
            <w:r>
              <w:t xml:space="preserve">HEAD12B</w:t>
            </w:r>
          </w:p>
        </w:tc>
      </w:tr>
    </w:tbl>
    <w:p>
      <w:r>
        <w:t xml:space="preserve">END12</w:t>
      </w:r>
    </w:p>
    <w:p>
      <w:r>
        <w:t xml:space="preserve">BEGIN13 para list13a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</w:tblGrid>
      <w:tr>
        <w:tc>
          <w:tcPr>
            <w:tcW w:w="2400" w:type="dxa"/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t xml:space="preserve">LIST13A </w:t>
            </w:r>
            <w:r>
              <w:t xml:space="preserve">LIST13B</w:t>
            </w:r>
          </w:p>
        </w:tc>
      </w:tr>
    </w:tbl>
    <w:p>
      <w:r>
        <w:t xml:space="preserve">END13</w:t>
      </w:r>
    </w:p>
    <w:p>
      <w:r>
        <w:t xml:space="preserve">BEGIN14 para plain14a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</w:tblGrid>
      <w:tr>
        <w:tc>
          <w:tcPr>
            <w:tcW w:w="2400" w:type="dxa"/>
          </w:tcPr>
          <w:p>
            <w:r>
              <w:t xml:space="preserve">PLAIN14A </w:t>
            </w:r>
            <w:r>
              <w:t xml:space="preserve">PLAIN14B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400"/>
            </w:tblGrid>
            <w:tr>
              <w:tc>
                <w:tcPr>
                  <w:tcW w:w="1200" w:type="dxa"/>
                </w:tcPr>
                <w:p>
                  <w:r>
                    <w:t xml:space="preserve">N14A</w:t>
                  </w:r>
                </w:p>
              </w:tc>
            </w:tr>
          </w:tbl>
          <w:p>
            <w:r>
              <w:t xml:space="preserve">LAST14A</w:t>
            </w:r>
          </w:p>
        </w:tc>
      </w:tr>
    </w:tbl>
    <w:p>
      <w:r>
        <w:t xml:space="preserve">END14</w:t>
      </w:r>
    </w:p>
    <w:p>
      <w:r>
        <w:t xml:space="preserve">BEGIN15 control c53-15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  <w:gridCol w:w="2400"/>
      </w:tblGrid>
      <w:sdt>
        <w:sdtPr>
          <w:alias w:val="Check 53 c53-15"/>
          <w:tag w:val="c53-15"/>
          <w:id w:val="58315"/>
        </w:sdtPr>
        <w:sdtContent>
          <w:tr>
            <w:tc>
              <w:tcPr>
                <w:tcW w:w="2400" w:type="dxa"/>
              </w:tcPr>
              <w:p>
                <w:r>
                  <w:t xml:space="preserve">ROW15A</w:t>
                </w:r>
              </w:p>
            </w:tc>
            <w:tc>
              <w:tcPr>
                <w:tcW w:w="2400" w:type="dxa"/>
              </w:tcPr>
              <w:p>
                <w:r>
                  <w:t xml:space="preserve">ROW15B</w:t>
                </w:r>
              </w:p>
            </w:tc>
          </w:tr>
        </w:sdtContent>
      </w:sdt>
      <w:tr>
        <w:tc>
          <w:tcPr>
            <w:tcW w:w="2400" w:type="dxa"/>
          </w:tcPr>
          <w:p>
            <w:r>
              <w:t xml:space="preserve">ROW15C</w:t>
            </w:r>
          </w:p>
        </w:tc>
        <w:tc>
          <w:tcPr>
            <w:tcW w:w="2400" w:type="dxa"/>
          </w:tcPr>
          <w:p>
            <w:r>
              <w:t xml:space="preserve">ROW15D</w:t>
            </w:r>
          </w:p>
        </w:tc>
      </w:tr>
    </w:tbl>
    <w:p>
      <w:r>
        <w:t xml:space="preserve">END15</w:t>
      </w:r>
    </w:p>
    <w:p>
      <w:r>
        <w:t xml:space="preserve">BEGIN16 control c53-16</w:t>
      </w:r>
    </w:p>
    <w:sdt>
      <w:sdtPr>
        <w:alias w:val="Check 53 c53-16"/>
        <w:tag w:val="c53-16"/>
        <w:id w:val="58316"/>
      </w:sdtPr>
      <w:sdtContent>
        <w:p>
          <w:r>
            <w:t xml:space="preserve">CTRL16A </w:t>
          </w:r>
          <w:r>
            <w:t xml:space="preserve">CTRL16B</w:t>
          </w: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/>
          </w:tblPr>
          <w:tblGrid>
            <w:gridCol w:w="2400"/>
            <w:gridCol w:w="2400"/>
          </w:tblGrid>
          <w:tr>
            <w:tc>
              <w:tcPr>
                <w:tcW w:w="2400" w:type="dxa"/>
              </w:tcPr>
              <w:p>
                <w:r>
                  <w:t xml:space="preserve">T16R1C1A </w:t>
                </w:r>
                <w:r>
                  <w:t xml:space="preserve">T16R1C1B</w:t>
                </w:r>
              </w:p>
            </w:tc>
            <w:tc>
              <w:tcPr>
                <w:tcW w:w="2400" w:type="dxa"/>
              </w:tcPr>
              <w:p>
                <w:r>
                  <w:t xml:space="preserve">T16R1C2A </w:t>
                </w:r>
                <w:r>
                  <w:t xml:space="preserve">T16R1C2B</w:t>
                </w:r>
              </w:p>
            </w:tc>
          </w:tr>
        </w:tbl>
      </w:sdtContent>
    </w:sdt>
    <w:p>
      <w:r>
        <w:t xml:space="preserve">AFTER16A</w:t>
      </w:r>
    </w:p>
    <w:p>
      <w:r>
        <w:t xml:space="preserve">END16</w:t>
      </w:r>
    </w:p>
    <w:p>
      <w:r>
        <w:t xml:space="preserve">BEGIN17 control c53-17</w:t>
      </w:r>
    </w:p>
    <w:sdt>
      <w:sdtPr>
        <w:alias w:val="Check 53 c53-17"/>
        <w:tag w:val="c53-17"/>
        <w:id w:val="58317"/>
      </w:sdtPr>
      <w:sdtContent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/>
          </w:tblPr>
          <w:tblGrid>
            <w:gridCol w:w="2400"/>
            <w:gridCol w:w="2400"/>
          </w:tblGrid>
          <w:tr>
            <w:tc>
              <w:tcPr>
                <w:tcW w:w="2400" w:type="dxa"/>
              </w:tcPr>
              <w:p>
                <w:r>
                  <w:t xml:space="preserve">T17R1C1A </w:t>
                </w:r>
                <w:r>
                  <w:t xml:space="preserve">T17R1C1B</w:t>
                </w:r>
              </w:p>
            </w:tc>
            <w:tc>
              <w:tcPr>
                <w:tcW w:w="2400" w:type="dxa"/>
              </w:tcPr>
              <w:p>
                <w:r>
                  <w:t xml:space="preserve">T17R1C2A </w:t>
                </w:r>
                <w:r>
                  <w:t xml:space="preserve">T17R1C2B</w:t>
                </w:r>
              </w:p>
            </w:tc>
          </w:tr>
        </w:tbl>
      </w:sdtContent>
    </w:sdt>
    <w:p>
      <w:r>
        <w:t xml:space="preserve">AFTER17A</w:t>
      </w:r>
    </w:p>
    <w:p>
      <w:r>
        <w:t xml:space="preserve">END17</w:t>
      </w:r>
    </w:p>
    <w:p>
      <w:r>
        <w:t xml:space="preserve">BEGIN18 control c53-18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  <w:gridCol w:w="2400"/>
      </w:tblGrid>
      <w:tr>
        <w:sdt>
          <w:sdtPr>
            <w:alias w:val="Check 53 c53-18"/>
            <w:tag w:val="c53-18"/>
            <w:id w:val="58318"/>
          </w:sdtPr>
          <w:sdtContent>
            <w:tc>
              <w:tcPr>
                <w:tcW w:w="2400" w:type="dxa"/>
              </w:tcPr>
              <w:p>
                <w:r>
                  <w:t xml:space="preserve">CELL18A</w:t>
                </w:r>
              </w:p>
              <w:p>
                <w:r>
                  <w:t xml:space="preserve">CELL18B</w:t>
                </w:r>
              </w:p>
            </w:tc>
          </w:sdtContent>
        </w:sdt>
        <w:tc>
          <w:tcPr>
            <w:tcW w:w="2400" w:type="dxa"/>
          </w:tcPr>
          <w:p>
            <w:r>
              <w:t xml:space="preserve">CELL18C</w:t>
            </w:r>
          </w:p>
        </w:tc>
      </w:tr>
    </w:tbl>
    <w:p>
      <w:r>
        <w:t xml:space="preserve">END18</w:t>
      </w:r>
    </w:p>
    <w:p>
      <w:r>
        <w:t xml:space="preserve">BEGIN19 range plain19b ctrl19a</w:t>
      </w:r>
    </w:p>
    <w:p>
      <w:r>
        <w:t xml:space="preserve">PLAIN19A </w:t>
      </w:r>
      <w:r>
        <w:t xml:space="preserve">PLAIN19B</w:t>
      </w:r>
    </w:p>
    <w:sdt>
      <w:sdtPr>
        <w:alias w:val="Check 53 c53-19"/>
        <w:tag w:val="c53-19"/>
        <w:id w:val="58319"/>
      </w:sdtPr>
      <w:sdtContent>
        <w:p>
          <w:r>
            <w:t xml:space="preserve">CTRL19A </w:t>
          </w:r>
          <w:r>
            <w:t xml:space="preserve">CTRL19B</w:t>
          </w:r>
        </w:p>
        <w:p>
          <w:r>
            <w:t xml:space="preserve">CTRL19C</w:t>
          </w:r>
        </w:p>
      </w:sdtContent>
    </w:sdt>
    <w:p>
      <w:r>
        <w:t xml:space="preserve">END19</w:t>
      </w:r>
    </w:p>
    <w:p>
      <w:r>
        <w:t xml:space="preserve">BEGIN20 range ctrl20a ctrl20b</w:t>
      </w:r>
    </w:p>
    <w:sdt>
      <w:sdtPr>
        <w:alias w:val="Check 53 c53-20"/>
        <w:tag w:val="c53-20"/>
        <w:id w:val="58320"/>
      </w:sdtPr>
      <w:sdtContent>
        <w:p>
          <w:r>
            <w:t xml:space="preserve">CTRL20A </w:t>
          </w:r>
          <w:r>
            <w:t xml:space="preserve">CTRL20B</w:t>
          </w:r>
        </w:p>
      </w:sdtContent>
    </w:sdt>
    <w:p>
      <w:r>
        <w:t xml:space="preserve">END20</w:t>
      </w:r>
    </w:p>
    <w:p>
      <w:r>
        <w:t xml:space="preserve">BEGIN21 range plain21a plain21c</w:t>
      </w:r>
    </w:p>
    <w:p>
      <w:r>
        <w:t xml:space="preserve">PLAIN21A </w:t>
      </w:r>
      <w:sdt>
        <w:sdtPr>
          <w:alias w:val="Check 53 c53-21"/>
          <w:tag w:val="c53-21"/>
          <w:id w:val="58321"/>
        </w:sdtPr>
        <w:sdtContent>
          <w:r>
            <w:t xml:space="preserve">INL21B</w:t>
          </w:r>
        </w:sdtContent>
      </w:sdt>
      <w:r>
        <w:t xml:space="preserve"> PLAIN21C</w:t>
      </w:r>
    </w:p>
    <w:p>
      <w:r>
        <w:t xml:space="preserve">END21</w:t>
      </w:r>
    </w:p>
    <w:p>
      <w:r>
        <w:t xml:space="preserve">BEGIN22 table t22r1c1a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T22R1C1A </w:t>
            </w:r>
            <w:r>
              <w:t xml:space="preserve">T22R1C1B</w:t>
            </w:r>
          </w:p>
        </w:tc>
        <w:tc>
          <w:tcPr>
            <w:tcW w:w="2400" w:type="dxa"/>
          </w:tcPr>
          <w:p>
            <w:r>
              <w:t xml:space="preserve">T22R1C2A </w:t>
            </w:r>
            <w:r>
              <w:t xml:space="preserve">T22R1C2B</w:t>
            </w:r>
          </w:p>
        </w:tc>
      </w:tr>
      <w:tr>
        <w:tc>
          <w:tcPr>
            <w:tcW w:w="2400" w:type="dxa"/>
          </w:tcPr>
          <w:p>
            <w:r>
              <w:t xml:space="preserve">T22R2C1A </w:t>
            </w:r>
            <w:r>
              <w:t xml:space="preserve">T22R2C1B</w:t>
            </w:r>
          </w:p>
        </w:tc>
        <w:tc>
          <w:tcPr>
            <w:tcW w:w="2400" w:type="dxa"/>
          </w:tcPr>
          <w:p>
            <w:r>
              <w:t xml:space="preserve">T22R2C2A </w:t>
            </w:r>
            <w:r>
              <w:t xml:space="preserve">T22R2C2B</w:t>
            </w:r>
          </w:p>
        </w:tc>
      </w:tr>
    </w:tbl>
    <w:p>
      <w:r>
        <w:t xml:space="preserve">AFTER22A</w:t>
      </w:r>
    </w:p>
    <w:p>
      <w:r>
        <w:t xml:space="preserve">END22</w:t>
      </w:r>
    </w:p>
    <w:p>
      <w:r>
        <w:t xml:space="preserve">BEGIN23 cellbody t23a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T23A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400"/>
            </w:tblGrid>
            <w:tr>
              <w:tc>
                <w:tcPr>
                  <w:tcW w:w="1200" w:type="dxa"/>
                </w:tcPr>
                <w:p>
                  <w:r>
                    <w:t xml:space="preserve">N23A</w:t>
                  </w:r>
                </w:p>
              </w:tc>
            </w:tr>
          </w:tbl>
          <w:p>
            <w:r>
              <w:t xml:space="preserve">T23B</w:t>
            </w:r>
          </w:p>
        </w:tc>
        <w:tc>
          <w:tcPr>
            <w:tcW w:w="2400" w:type="dxa"/>
          </w:tcPr>
          <w:p>
            <w:r>
              <w:t xml:space="preserve">T23C</w:t>
            </w:r>
          </w:p>
        </w:tc>
      </w:tr>
    </w:tbl>
    <w:p>
      <w:r>
        <w:t xml:space="preserve">END23</w:t>
      </w:r>
    </w:p>
    <w:p>
      <w:r>
        <w:t xml:space="preserve">BEGIN24 range n24a n24a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</w:tblGrid>
      <w:tr>
        <w:tc>
          <w:tcPr>
            <w:tcW w:w="2400" w:type="dxa"/>
          </w:tcPr>
          <w:p>
            <w:r>
              <w:t xml:space="preserve">T24A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400"/>
            </w:tblGrid>
            <w:tr>
              <w:tc>
                <w:tcPr>
                  <w:tcW w:w="1200" w:type="dxa"/>
                </w:tcPr>
                <w:p>
                  <w:r>
                    <w:t xml:space="preserve">N24A</w:t>
                  </w:r>
                </w:p>
              </w:tc>
            </w:tr>
          </w:tbl>
          <w:p>
            <w:r>
              <w:t xml:space="preserve">T24B</w:t>
            </w:r>
          </w:p>
        </w:tc>
      </w:tr>
    </w:tbl>
    <w:p>
      <w:r>
        <w:t xml:space="preserve">END24</w:t>
      </w:r>
    </w:p>
    <w:p>
      <w:r>
        <w:t xml:space="preserve">BEGIN25 changes</w:t>
      </w:r>
    </w:p>
    <w:p>
      <w:pPr>
        <w:pStyle w:val="Heading1"/>
        <w:rPr>
          <w:del w:id="9000" w:author="Check 53" w:date="2026-10-22T00:00:00Z"/>
        </w:rPr>
      </w:pPr>
      <w:r>
        <w:t xml:space="preserve">HEAD25A </w:t>
      </w:r>
      <w:del w:id="9001" w:author="Check 53" w:date="2026-10-22T00:00:00Z">
        <w:r>
          <w:delText xml:space="preserve">HEAD25B</w:delText>
        </w:r>
      </w:del>
    </w:p>
    <w:p>
      <w:pPr>
        <w:jc w:val="center"/>
      </w:pPr>
      <w:del w:id="9002" w:author="Check 53" w:date="2026-10-22T00:00:00Z">
        <w:r>
          <w:rPr>
            <w:i/>
          </w:rPr>
          <w:delText xml:space="preserve">BODY25A </w:delText>
        </w:r>
      </w:del>
      <w:r>
        <w:rPr>
          <w:i/>
        </w:rPr>
        <w:t xml:space="preserve">BODY25B</w:t>
      </w:r>
    </w:p>
    <w:p>
      <w:r>
        <w:t xml:space="preserve">END25</w:t>
      </w:r>
    </w:p>
    <w:p>
      <w:r>
        <w:t xml:space="preserve">BEGIN26 changes</w:t>
      </w:r>
    </w:p>
    <w:p>
      <w:pPr>
        <w:pStyle w:val="ListParagraph"/>
        <w:numPr>
          <w:ilvl w:val="0"/>
          <w:numId w:val="26"/>
        </w:numPr>
        <w:rPr>
          <w:ins w:id="9003" w:author="Check 53" w:date="2026-10-22T00:00:00Z"/>
        </w:rPr>
      </w:pPr>
      <w:r>
        <w:t xml:space="preserve">LIST26A</w:t>
      </w:r>
      <w:ins w:id="9004" w:author="Check 53" w:date="2026-10-22T00:00:00Z">
        <w:r>
          <w:t xml:space="preserve"> LIST26B</w:t>
        </w:r>
      </w:ins>
    </w:p>
    <w:p>
      <w:ins w:id="9005" w:author="Check 53" w:date="2026-10-22T00:00:00Z">
        <w:r>
          <w:t xml:space="preserve">PLAIN26A </w:t>
        </w:r>
      </w:ins>
      <w:r>
        <w:t xml:space="preserve">PLAIN26B</w:t>
      </w:r>
    </w:p>
    <w:p>
      <w:r>
        <w:t xml:space="preserve">END26</w:t>
      </w:r>
    </w:p>
    <w:p>
      <w:r>
        <w:t xml:space="preserve">BEGIN27 changes</w:t>
      </w:r>
    </w:p>
    <w:p>
      <w:pPr>
        <w:rPr>
          <w:ins w:id="9006" w:author="Check 53" w:date="2026-10-22T00:00:00Z"/>
        </w:rPr>
      </w:pPr>
      <w:r>
        <w:t xml:space="preserve">ONE27A</w:t>
      </w:r>
    </w:p>
    <w:p>
      <w:r>
        <w:t xml:space="preserve">ONE27B</w:t>
      </w:r>
    </w:p>
    <w:p>
      <w:r>
        <w:t xml:space="preserve">END27</w:t>
      </w:r>
    </w:p>
    <w:p>
      <w:r>
        <w:t xml:space="preserve">BEGIN28 changes</w:t>
      </w:r>
    </w:p>
    <w:p>
      <w:pPr>
        <w:rPr>
          <w:del w:id="9007" w:author="Check 53" w:date="2026-10-22T00:00:00Z"/>
        </w:rPr>
      </w:pPr>
      <w:r>
        <w:t xml:space="preserve">TWO28A</w:t>
      </w:r>
    </w:p>
    <w:p>
      <w:r>
        <w:t xml:space="preserve">TWO28B</w:t>
      </w:r>
    </w:p>
    <w:p>
      <w:r>
        <w:t xml:space="preserve">END28</w:t>
      </w:r>
    </w:p>
    <w:p>
      <w:r>
        <w:t xml:space="preserve">BEGIN29 changes</w:t>
      </w:r>
    </w:p>
    <w:p>
      <w:r>
        <w:t xml:space="preserve">PLAIN29A</w:t>
      </w:r>
    </w:p>
    <w:p>
      <w:pPr>
        <w:rPr>
          <w:ins w:id="9008" w:author="Check 53" w:date="2026-10-22T00:00:00Z"/>
        </w:rPr>
      </w:pPr>
      <w:ins w:id="9009" w:author="Check 53" w:date="2026-10-22T00:00:00Z">
        <w:r>
          <w:t xml:space="preserve">NEW29A NEW29B</w:t>
        </w:r>
      </w:ins>
    </w:p>
    <w:p>
      <w:r>
        <w:t xml:space="preserve">PLAIN29C</w:t>
      </w:r>
    </w:p>
    <w:p>
      <w:r>
        <w:t xml:space="preserve">END29</w:t>
      </w:r>
    </w:p>
    <w:p>
      <w:r>
        <w:t xml:space="preserve">BEGIN30 changes</w:t>
      </w:r>
    </w:p>
    <w:p>
      <w:r>
        <w:t xml:space="preserve">PLAIN30A</w:t>
      </w:r>
    </w:p>
    <w:p>
      <w:pPr>
        <w:rPr>
          <w:del w:id="9010" w:author="Check 53" w:date="2026-10-22T00:00:00Z"/>
        </w:rPr>
      </w:pPr>
      <w:del w:id="9011" w:author="Check 53" w:date="2026-10-22T00:00:00Z">
        <w:r>
          <w:delText xml:space="preserve">OLD30A OLD30B</w:delText>
        </w:r>
      </w:del>
    </w:p>
    <w:p>
      <w:r>
        <w:t xml:space="preserve">PLAIN30C</w:t>
      </w:r>
    </w:p>
    <w:p>
      <w:r>
        <w:t xml:space="preserve">END30</w:t>
      </w:r>
    </w:p>
    <w:p>
      <w:r>
        <w:t xml:space="preserve">BEGIN31 range red31a blue31a</w:t>
      </w:r>
    </w:p>
    <w:p>
      <w:r>
        <w:rPr>
          <w:color w:val="FF0000"/>
        </w:rPr>
        <w:t xml:space="preserve">RED31A</w:t>
      </w:r>
      <w:r>
        <w:t xml:space="preserve"> </w:t>
      </w:r>
      <w:r>
        <w:rPr>
          <w:color w:val="0000FF"/>
          <w:highlight w:val="yellow"/>
        </w:rPr>
        <w:t xml:space="preserve">BLUE31A</w:t>
      </w:r>
    </w:p>
    <w:p>
      <w:r>
        <w:t xml:space="preserve">END31</w:t>
      </w:r>
    </w:p>
    <w:p>
      <w:r>
        <w:t xml:space="preserve">BEGIN32 stories head32a</w:t>
      </w:r>
    </w:p>
    <w:p>
      <w:pPr>
        <w:pStyle w:val="Heading1"/>
      </w:pPr>
      <w:r>
        <w:t xml:space="preserve">HEAD32A </w:t>
      </w:r>
      <w:r>
        <w:t xml:space="preserve">HEAD32B</w:t>
      </w:r>
      <w:r>
        <w:rPr>
          <w:rStyle w:val="FootnoteReference"/>
        </w:rPr>
        <w:footnoteReference w:id="4"/>
      </w:r>
    </w:p>
    <w:p>
      <w:r>
        <w:t xml:space="preserve">END32</w:t>
      </w:r>
    </w:p>
    <w:p>
      <w:r>
        <w:t xml:space="preserve">BEGIN33 body</w:t>
      </w:r>
    </w:p>
    <w:p>
      <w:r>
        <w:t xml:space="preserve">BODYCASE</w:t>
      </w:r>
    </w:p>
    <w:p>
      <w:r>
        <w:t xml:space="preserve">END33</w:t>
      </w:r>
    </w:p>
    <w:p>
      <w:r>
        <w:t xml:space="preserve">BEGIN34 placeholder c53-34</w:t>
      </w:r>
    </w:p>
    <w:sdt>
      <w:sdtPr>
        <w:alias w:val="Check 53 c53-34"/>
        <w:tag w:val="c53-34"/>
        <w:id w:val="58334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END34</w:t>
      </w:r>
    </w:p>
    <w:p>
      <w:r>
        <w:t xml:space="preserve">BEGIN35 placeholder c53-35</w:t>
      </w:r>
    </w:p>
    <w:sdt>
      <w:sdtPr>
        <w:alias w:val="Check 53 c53-35"/>
        <w:tag w:val="c53-35"/>
        <w:id w:val="58335"/>
        <w:showingPlcHdr/>
      </w:sdtPr>
      <w:sdtContent>
        <w:p>
          <w:r>
            <w:rPr>
              <w:b/>
            </w:rPr>
            <w:t xml:space="preserve">     </w:t>
          </w:r>
        </w:p>
      </w:sdtContent>
    </w:sdt>
    <w:p>
      <w:r>
        <w:t xml:space="preserve">END35</w:t>
      </w:r>
    </w:p>
    <w:p>
      <w:r>
        <w:t xml:space="preserve">End of check 53.</w:t>
      </w:r>
    </w:p>
    <w:sectPr>
      <w:pgSz w:w="11906" w:h="16838"/>
      <w:pgMar w:top="1440" w:right="1440" w:bottom="1440" w:left="1440" w:header="708" w:footer="708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NOTE4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NOTE5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NOTE6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NOTE32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53Numbering" Type="http://schemas.openxmlformats.org/officeDocument/2006/relationships/numbering" Target="numbering.xml"/><Relationship Id="rIdCheck53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