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DDD9" w14:textId="77777777" w:rsidR="00D90386" w:rsidRDefault="006D59C7">
      <w:r>
        <w:t>Check 65b: controls naming a placeholder entry, with a glossary of one part written by @docx4j/core-ts.</w:t>
      </w:r>
    </w:p>
    <w:p w14:paraId="565573E5" w14:textId="77777777" w:rsidR="00D90386" w:rsidRDefault="006D59C7">
      <w:r>
        <w:t>BEGIN1 control-text-end block untracked</w:t>
      </w:r>
    </w:p>
    <w:sdt>
      <w:sdtPr>
        <w:alias w:val="Check 65 control 1"/>
        <w:tag w:val="c65-1"/>
        <w:id w:val="65001"/>
        <w:placeholder>
          <w:docPart w:val="DefaultPlaceholder_-1854013440"/>
        </w:placeholder>
      </w:sdtPr>
      <w:sdtEndPr/>
      <w:sdtContent>
        <w:p w14:paraId="274BFC86" w14:textId="695146C1" w:rsidR="00D90386" w:rsidRDefault="001374A4">
          <w:r>
            <w:t>NEW1</w:t>
          </w:r>
        </w:p>
      </w:sdtContent>
    </w:sdt>
    <w:p w14:paraId="29235C79" w14:textId="77777777" w:rsidR="00D90386" w:rsidRDefault="006D59C7">
      <w:r>
        <w:t>END1</w:t>
      </w:r>
    </w:p>
    <w:p w14:paraId="4C9F65D9" w14:textId="77777777" w:rsidR="00D90386" w:rsidRDefault="006D59C7">
      <w:r>
        <w:t>BEGIN2 control-paragraph-end block untracked</w:t>
      </w:r>
    </w:p>
    <w:sdt>
      <w:sdtPr>
        <w:alias w:val="Check 65 control 2"/>
        <w:tag w:val="c65-2"/>
        <w:id w:val="65002"/>
        <w:placeholder>
          <w:docPart w:val="DefaultPlaceholder_-1854013440"/>
        </w:placeholder>
      </w:sdtPr>
      <w:sdtEndPr/>
      <w:sdtContent>
        <w:p w14:paraId="018F6E1F" w14:textId="77777777" w:rsidR="001374A4" w:rsidRDefault="001374A4"/>
        <w:p w14:paraId="1A131225" w14:textId="768055C7" w:rsidR="00D90386" w:rsidRDefault="001374A4">
          <w:r>
            <w:t>NEW2</w:t>
          </w:r>
        </w:p>
      </w:sdtContent>
    </w:sdt>
    <w:p w14:paraId="68ABE6E3" w14:textId="77777777" w:rsidR="00D90386" w:rsidRDefault="006D59C7">
      <w:r>
        <w:t>END2</w:t>
      </w:r>
    </w:p>
    <w:p w14:paraId="25C57D51" w14:textId="77777777" w:rsidR="00D90386" w:rsidRDefault="006D59C7">
      <w:r>
        <w:t>BEGIN3 control-text-replace block tracked</w:t>
      </w:r>
    </w:p>
    <w:sdt>
      <w:sdtPr>
        <w:alias w:val="Check 65 control 3"/>
        <w:tag w:val="c65-3"/>
        <w:id w:val="65003"/>
        <w:placeholder>
          <w:docPart w:val="DefaultPlaceholder_-1854013440"/>
        </w:placeholder>
      </w:sdtPr>
      <w:sdtEndPr/>
      <w:sdtContent>
        <w:p w14:paraId="246540A7" w14:textId="7B1668C7" w:rsidR="00D90386" w:rsidRDefault="001374A4">
          <w:ins w:id="0" w:author="Author A" w:date="2026-10-25T05:24:00Z" w16du:dateUtc="2026-10-24T18:24:00Z">
            <w:r>
              <w:t>NEW3</w:t>
            </w:r>
          </w:ins>
        </w:p>
      </w:sdtContent>
    </w:sdt>
    <w:p w14:paraId="5B6E114C" w14:textId="77777777" w:rsidR="00D90386" w:rsidRDefault="006D59C7">
      <w:r>
        <w:t>END3</w:t>
      </w:r>
    </w:p>
    <w:p w14:paraId="289A6727" w14:textId="77777777" w:rsidR="00D90386" w:rsidRDefault="006D59C7">
      <w:r>
        <w:t>BEGIN4 control-text-replace block-bound untracked</w:t>
      </w:r>
    </w:p>
    <w:sdt>
      <w:sdtPr>
        <w:alias w:val="Check 65 control 4"/>
        <w:tag w:val="c65-4"/>
        <w:id w:val="65004"/>
        <w:placeholder>
          <w:docPart w:val="DefaultPlaceholder_-1854013440"/>
        </w:placeholder>
        <w:dataBinding w:prefixMappings="xmlns:ns0='urn:check65'" w:xpath="/ns0:check65[1]/ns0:value4[1]" w:storeItemID="{65656565-6565-4656-8656-656565656565}"/>
        <w:text/>
      </w:sdtPr>
      <w:sdtEndPr/>
      <w:sdtContent>
        <w:p w14:paraId="46741524" w14:textId="60DC8803" w:rsidR="00D90386" w:rsidRDefault="001374A4">
          <w:r>
            <w:t>NEW4</w:t>
          </w:r>
        </w:p>
      </w:sdtContent>
    </w:sdt>
    <w:p w14:paraId="6E5BD4FA" w14:textId="77777777" w:rsidR="00D90386" w:rsidRDefault="006D59C7">
      <w:r>
        <w:t>END4</w:t>
      </w:r>
    </w:p>
    <w:p w14:paraId="54065EEC" w14:textId="77777777" w:rsidR="00D90386" w:rsidRDefault="006D59C7">
      <w:r>
        <w:t>BEGIN5 content-text-replace run-bound untracked</w:t>
      </w:r>
    </w:p>
    <w:p w14:paraId="1374775A" w14:textId="492C4FF4" w:rsidR="00D90386" w:rsidRDefault="006D59C7">
      <w:r>
        <w:t xml:space="preserve">PLAIN5A </w:t>
      </w:r>
      <w:sdt>
        <w:sdtPr>
          <w:alias w:val="Check 65 control 5"/>
          <w:tag w:val="c65-5"/>
          <w:id w:val="65005"/>
          <w:placeholder>
            <w:docPart w:val="DefaultPlaceholder_-1854013440"/>
          </w:placeholder>
          <w:dataBinding w:prefixMappings="xmlns:ns0='urn:check65'" w:xpath="/ns0:check65[1]/ns0:value5[1]" w:storeItemID="{65656565-6565-4656-8656-656565656565}"/>
          <w:text/>
        </w:sdtPr>
        <w:sdtEndPr/>
        <w:sdtContent>
          <w:r w:rsidR="001374A4">
            <w:t>NEW5</w:t>
          </w:r>
        </w:sdtContent>
      </w:sdt>
      <w:r>
        <w:t xml:space="preserve"> PLAIN5B</w:t>
      </w:r>
    </w:p>
    <w:p w14:paraId="76137595" w14:textId="77777777" w:rsidR="00D90386" w:rsidRDefault="006D59C7">
      <w:r>
        <w:t>END5</w:t>
      </w:r>
    </w:p>
    <w:p w14:paraId="6392D6AE" w14:textId="77777777" w:rsidR="00D90386" w:rsidRDefault="006D59C7">
      <w:r>
        <w:t>BEGIN6 set-placeholder-text block untracked</w:t>
      </w:r>
    </w:p>
    <w:sdt>
      <w:sdtPr>
        <w:alias w:val="Check 65 control 6"/>
        <w:tag w:val="c65-6"/>
        <w:id w:val="65006"/>
        <w:placeholder>
          <w:docPart w:val="01DE977918E6490C882B6534F9BFDD43"/>
        </w:placeholder>
        <w:showingPlcHdr/>
      </w:sdtPr>
      <w:sdtEndPr/>
      <w:sdtContent>
        <w:p w14:paraId="1342AD4D" w14:textId="14F276E2" w:rsidR="00D90386" w:rsidRDefault="001374A4">
          <w:r w:rsidRPr="00AD2501">
            <w:rPr>
              <w:rStyle w:val="PlaceholderText"/>
            </w:rPr>
            <w:t>Enter the name 6.</w:t>
          </w:r>
        </w:p>
      </w:sdtContent>
    </w:sdt>
    <w:p w14:paraId="7FFF1F83" w14:textId="77777777" w:rsidR="00D90386" w:rsidRDefault="006D59C7">
      <w:r>
        <w:t>END6</w:t>
      </w:r>
    </w:p>
    <w:p w14:paraId="7968DBCC" w14:textId="77777777" w:rsidR="00D90386" w:rsidRDefault="006D59C7">
      <w:r>
        <w:t>BEGIN7 open block untracked</w:t>
      </w:r>
    </w:p>
    <w:sdt>
      <w:sdtPr>
        <w:alias w:val="Check 65 control 7"/>
        <w:tag w:val="c65-7"/>
        <w:id w:val="65007"/>
        <w:placeholder>
          <w:docPart w:val="DefaultPlaceholder_-1854013440"/>
        </w:placeholder>
        <w:showingPlcHdr/>
      </w:sdtPr>
      <w:sdtEndPr/>
      <w:sdtContent>
        <w:p w14:paraId="46C52103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13904C54" w14:textId="77777777" w:rsidR="00D90386" w:rsidRDefault="006D59C7">
      <w:r>
        <w:t>END7</w:t>
      </w:r>
    </w:p>
    <w:p w14:paraId="21CCFCFF" w14:textId="77777777" w:rsidR="00D90386" w:rsidRDefault="006D59C7">
      <w:r>
        <w:t>BEGIN8 open block-bound untracked</w:t>
      </w:r>
    </w:p>
    <w:sdt>
      <w:sdtPr>
        <w:alias w:val="Check 65 control 8"/>
        <w:tag w:val="c65-8"/>
        <w:id w:val="65008"/>
        <w:placeholder>
          <w:docPart w:val="DefaultPlaceholder_-1854013440"/>
        </w:placeholder>
        <w:showingPlcHdr/>
        <w:dataBinding w:prefixMappings="xmlns:ns0='urn:check65'" w:xpath="/ns0:check65[1]/ns0:value8[1]" w:storeItemID="{65656565-6565-4656-8656-656565656565}"/>
        <w:text/>
      </w:sdtPr>
      <w:sdtEndPr/>
      <w:sdtContent>
        <w:p w14:paraId="50128B3E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7274A3BC" w14:textId="77777777" w:rsidR="00D90386" w:rsidRDefault="006D59C7">
      <w:r>
        <w:lastRenderedPageBreak/>
        <w:t>END8</w:t>
      </w:r>
    </w:p>
    <w:p w14:paraId="7FBA57CF" w14:textId="77777777" w:rsidR="00D90386" w:rsidRDefault="006D59C7">
      <w:r>
        <w:t>BEGIN9 make made-block untracked</w:t>
      </w:r>
    </w:p>
    <w:sdt>
      <w:sdtPr>
        <w:tag w:val="c65-9"/>
        <w:id w:val="-1613054391"/>
        <w:placeholder>
          <w:docPart w:val="DefaultPlaceholder_-1854013440"/>
        </w:placeholder>
        <w:showingPlcHdr/>
      </w:sdtPr>
      <w:sdtContent>
        <w:p w14:paraId="2AC78B6C" w14:textId="26B31A26" w:rsidR="00D90386" w:rsidRDefault="001374A4">
          <w:r>
            <w:t>Click or tap here to enter text.</w:t>
          </w:r>
        </w:p>
      </w:sdtContent>
    </w:sdt>
    <w:p w14:paraId="443C8560" w14:textId="77777777" w:rsidR="00D90386" w:rsidRDefault="006D59C7">
      <w:r>
        <w:t>END9</w:t>
      </w:r>
    </w:p>
    <w:p w14:paraId="60D5973A" w14:textId="77777777" w:rsidR="00D90386" w:rsidRDefault="006D59C7">
      <w:r>
        <w:t>BEGIN10 control-text-end custom untracked</w:t>
      </w:r>
    </w:p>
    <w:sdt>
      <w:sdtPr>
        <w:alias w:val="Check 65 control 10"/>
        <w:tag w:val="c65-10"/>
        <w:id w:val="65010"/>
        <w:placeholder>
          <w:docPart w:val="65656565656545658565656565650001"/>
        </w:placeholder>
      </w:sdtPr>
      <w:sdtEndPr/>
      <w:sdtContent>
        <w:p w14:paraId="7D1786B9" w14:textId="6CF062E9" w:rsidR="00D90386" w:rsidRDefault="001374A4">
          <w:r>
            <w:t>TYPED10</w:t>
          </w:r>
        </w:p>
      </w:sdtContent>
    </w:sdt>
    <w:p w14:paraId="0A9874AD" w14:textId="77777777" w:rsidR="00D90386" w:rsidRDefault="006D59C7">
      <w:r>
        <w:t>END10</w:t>
      </w:r>
    </w:p>
    <w:p w14:paraId="15C0C1EE" w14:textId="77777777" w:rsidR="00D90386" w:rsidRDefault="006D59C7">
      <w:r>
        <w:t>BEGIN11 open custom untracked</w:t>
      </w:r>
    </w:p>
    <w:sdt>
      <w:sdtPr>
        <w:alias w:val="Check 65 control 11"/>
        <w:tag w:val="c65-11"/>
        <w:id w:val="65011"/>
        <w:placeholder>
          <w:docPart w:val="65656565656545658565656565650001"/>
        </w:placeholder>
        <w:showingPlcHdr/>
      </w:sdtPr>
      <w:sdtEndPr/>
      <w:sdtContent>
        <w:p w14:paraId="1EDC79F7" w14:textId="77777777" w:rsidR="00D90386" w:rsidRDefault="006D59C7">
          <w:r>
            <w:rPr>
              <w:rStyle w:val="PlaceholderText"/>
            </w:rPr>
            <w:t>Enter the name.</w:t>
          </w:r>
        </w:p>
      </w:sdtContent>
    </w:sdt>
    <w:p w14:paraId="0B3FBC8B" w14:textId="77777777" w:rsidR="00D90386" w:rsidRDefault="006D59C7">
      <w:r>
        <w:t>END11</w:t>
      </w:r>
    </w:p>
    <w:p w14:paraId="2730E2BC" w14:textId="77777777" w:rsidR="00D90386" w:rsidRDefault="006D59C7">
      <w:r>
        <w:t>BEGIN12 control-text-end missing untracked</w:t>
      </w:r>
    </w:p>
    <w:sdt>
      <w:sdtPr>
        <w:alias w:val="Check 65 control 12"/>
        <w:tag w:val="c65-12"/>
        <w:id w:val="65012"/>
      </w:sdtPr>
      <w:sdtEndPr/>
      <w:sdtContent>
        <w:p w14:paraId="19770FA8" w14:textId="30D584E6" w:rsidR="00D90386" w:rsidRDefault="001374A4">
          <w:r>
            <w:t>NEW12</w:t>
          </w:r>
        </w:p>
      </w:sdtContent>
    </w:sdt>
    <w:p w14:paraId="07A04CD8" w14:textId="77777777" w:rsidR="00D90386" w:rsidRDefault="006D59C7">
      <w:r>
        <w:t>END12</w:t>
      </w:r>
    </w:p>
    <w:p w14:paraId="2BB09F69" w14:textId="77777777" w:rsidR="00D90386" w:rsidRDefault="006D59C7">
      <w:r>
        <w:t>BEGIN13 open missing untracked</w:t>
      </w:r>
    </w:p>
    <w:sdt>
      <w:sdtPr>
        <w:alias w:val="Check 65 control 13"/>
        <w:tag w:val="c65-13"/>
        <w:id w:val="65013"/>
        <w:showingPlcHdr/>
      </w:sdtPr>
      <w:sdtEndPr/>
      <w:sdtContent>
        <w:p w14:paraId="31E047AD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042A8B19" w14:textId="77777777" w:rsidR="00D90386" w:rsidRDefault="006D59C7">
      <w:r>
        <w:t>END13</w:t>
      </w:r>
    </w:p>
    <w:p w14:paraId="6F26E9FD" w14:textId="77777777" w:rsidR="00D90386" w:rsidRDefault="006D59C7">
      <w:r>
        <w:t>BEGIN14 type bare-bound untracked</w:t>
      </w:r>
    </w:p>
    <w:sdt>
      <w:sdtPr>
        <w:alias w:val="Check 65 control 14"/>
        <w:tag w:val="c65-14"/>
        <w:id w:val="65014"/>
        <w:showingPlcHdr/>
        <w:dataBinding w:prefixMappings="xmlns:ns0='urn:check65'" w:xpath="/ns0:check65[1]/ns0:value14[1]" w:storeItemID="{65656565-6565-4656-8656-656565656565}"/>
        <w:text/>
      </w:sdtPr>
      <w:sdtEndPr/>
      <w:sdtContent>
        <w:p w14:paraId="42EB79AF" w14:textId="77777777" w:rsidR="00D90386" w:rsidRDefault="006D59C7">
          <w:r>
            <w:rPr>
              <w:rStyle w:val="PlaceholderText"/>
            </w:rPr>
            <w:t>Click or tap here to enter text.</w:t>
          </w:r>
        </w:p>
      </w:sdtContent>
    </w:sdt>
    <w:p w14:paraId="5EA80244" w14:textId="77777777" w:rsidR="00D90386" w:rsidRDefault="006D59C7">
      <w:r>
        <w:t>END14</w:t>
      </w:r>
    </w:p>
    <w:p w14:paraId="6E6BE6C8" w14:textId="77777777" w:rsidR="00D90386" w:rsidRDefault="006D59C7">
      <w:r>
        <w:t>End of check 65.</w:t>
      </w:r>
    </w:p>
    <w:sectPr w:rsidR="00D90386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1D15" w14:textId="77777777" w:rsidR="006D59C7" w:rsidRDefault="006D59C7" w:rsidP="003F78C5">
      <w:pPr>
        <w:spacing w:after="0" w:line="240" w:lineRule="auto"/>
      </w:pPr>
      <w:r>
        <w:separator/>
      </w:r>
    </w:p>
  </w:endnote>
  <w:endnote w:type="continuationSeparator" w:id="0">
    <w:p w14:paraId="037C9AC6" w14:textId="77777777" w:rsidR="006D59C7" w:rsidRDefault="006D59C7" w:rsidP="003F7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3AFD2" w14:textId="77777777" w:rsidR="006D59C7" w:rsidRDefault="006D59C7" w:rsidP="003F78C5">
      <w:pPr>
        <w:spacing w:after="0" w:line="240" w:lineRule="auto"/>
      </w:pPr>
      <w:r>
        <w:separator/>
      </w:r>
    </w:p>
  </w:footnote>
  <w:footnote w:type="continuationSeparator" w:id="0">
    <w:p w14:paraId="1E006BB3" w14:textId="77777777" w:rsidR="006D59C7" w:rsidRDefault="006D59C7" w:rsidP="003F78C5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86"/>
    <w:rsid w:val="001374A4"/>
    <w:rsid w:val="003F78C5"/>
    <w:rsid w:val="00663C0D"/>
    <w:rsid w:val="006D59C7"/>
    <w:rsid w:val="00D90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70377"/>
  <w15:docId w15:val="{0FBBDEC1-9C08-4E87-87E1-94F7DCB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3F78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8C5"/>
  </w:style>
  <w:style w:type="paragraph" w:styleId="Revision">
    <w:name w:val="Revision"/>
    <w:hidden/>
    <w:uiPriority w:val="99"/>
    <w:unhideWhenUsed/>
    <w:rsid w:val="001374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BA5BBD" w:rsidRDefault="00950B4D">
          <w:r>
            <w:t>Click or tap here to enter text.</w:t>
          </w:r>
        </w:p>
      </w:docPartBody>
    </w:docPart>
    <w:docPart>
      <w:docPartPr>
        <w:name w:val="65656565656545658565656565650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656565-6565-4565-8565-656565650001}"/>
      </w:docPartPr>
      <w:docPartBody>
        <w:p w:rsidR="00BA5BBD" w:rsidRDefault="00950B4D">
          <w:r>
            <w:t>Enter the name.</w:t>
          </w:r>
        </w:p>
      </w:docPartBody>
    </w:docPart>
    <w:docPart>
      <w:docPartPr>
        <w:name w:val="01DE977918E6490C882B6534F9BFD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447A7-47D6-4C58-81E8-331331962919}"/>
      </w:docPartPr>
      <w:docPartBody>
        <w:p w:rsidR="00950B4D" w:rsidRDefault="00BA5BBD">
          <w:r w:rsidRPr="00AD2501">
            <w:rPr>
              <w:rStyle w:val="PlaceholderText"/>
            </w:rPr>
            <w:t>Enter the name 6.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BBD"/>
    <w:rsid w:val="00663C0D"/>
    <w:rsid w:val="00950B4D"/>
    <w:rsid w:val="00B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BA5BB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D453B4-4335-407E-BA0E-0AC6D50C9C18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5 xmlns="urn:check65">
  <value4>NEW4</value4>
  <value5>NEW5</value5>
  <value8/>
  <value14/>
</check65>
</file>

<file path=customXml/itemProps1.xml><?xml version="1.0" encoding="utf-8"?>
<ds:datastoreItem xmlns:ds="http://schemas.openxmlformats.org/officeDocument/2006/customXml" ds:itemID="{65656565-6565-4656-8656-656565656565}">
  <ds:schemaRefs>
    <ds:schemaRef ds:uri="urn:check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2026-10-24T18:23:00Z</dcterms:created>
  <dcterms:modified xsi:type="dcterms:W3CDTF">2026-10-24T18:27:00Z</dcterms:modified>
</cp:coreProperties>
</file>