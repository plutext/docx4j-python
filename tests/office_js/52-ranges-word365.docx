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8ECA9" w14:textId="77777777" w:rsidR="00F8608F" w:rsidRDefault="00AC3B41">
      <w:r>
        <w:t>Check 52. Each case is a region: its BEGIN paragraph, its content, its END paragraph.</w:t>
      </w:r>
    </w:p>
    <w:p w14:paraId="78BBC544" w14:textId="77777777" w:rsidR="00F8608F" w:rsidRDefault="00AC3B41">
      <w:r>
        <w:t>BEGIN1 VIEWS read untracked</w:t>
      </w:r>
    </w:p>
    <w:p w14:paraId="568BB28B" w14:textId="77777777" w:rsidR="00F8608F" w:rsidRDefault="00AC3B41">
      <w:pPr>
        <w:pStyle w:val="Heading1"/>
        <w:rPr>
          <w:del w:id="0" w:author="Check 52" w:date="2026-10-22T00:00:00Z"/>
        </w:rPr>
      </w:pPr>
      <w:r>
        <w:t xml:space="preserve">HEAD1A </w:t>
      </w:r>
      <w:del w:id="1" w:author="Check 52" w:date="2026-10-22T00:00:00Z">
        <w:r>
          <w:delText>HEAD1B</w:delText>
        </w:r>
      </w:del>
    </w:p>
    <w:p w14:paraId="484D6D9D" w14:textId="77777777" w:rsidR="00F8608F" w:rsidRDefault="00AC3B41">
      <w:pPr>
        <w:jc w:val="center"/>
      </w:pPr>
      <w:del w:id="2" w:author="Check 52" w:date="2026-10-22T00:00:00Z">
        <w:r>
          <w:rPr>
            <w:i/>
          </w:rPr>
          <w:delText xml:space="preserve">BODY1A </w:delText>
        </w:r>
      </w:del>
      <w:commentRangeStart w:id="3"/>
      <w:r>
        <w:rPr>
          <w:i/>
        </w:rPr>
        <w:t>BODY1B</w:t>
      </w:r>
    </w:p>
    <w:p w14:paraId="5D73082F" w14:textId="77777777" w:rsidR="00F8608F" w:rsidRDefault="00AC3B41">
      <w:pPr>
        <w:pStyle w:val="ListParagraph"/>
        <w:numPr>
          <w:ilvl w:val="0"/>
          <w:numId w:val="1"/>
        </w:numPr>
        <w:rPr>
          <w:ins w:id="4" w:author="Check 52" w:date="2026-10-22T00:00:00Z"/>
        </w:rPr>
      </w:pPr>
      <w:r>
        <w:rPr>
          <w:u w:val="single"/>
        </w:rPr>
        <w:t>LIST1A</w:t>
      </w:r>
      <w:commentRangeEnd w:id="3"/>
      <w:r>
        <w:rPr>
          <w:rStyle w:val="CommentReference"/>
          <w:sz w:val="22"/>
          <w:szCs w:val="22"/>
          <w:u w:val="single"/>
        </w:rPr>
        <w:commentReference w:id="3"/>
      </w:r>
      <w:ins w:id="5" w:author="Check 52" w:date="2026-10-22T00:00:00Z">
        <w:r>
          <w:rPr>
            <w:u w:val="single"/>
          </w:rPr>
          <w:t xml:space="preserve"> LIST1B</w:t>
        </w:r>
      </w:ins>
    </w:p>
    <w:p w14:paraId="210DDF59" w14:textId="77777777" w:rsidR="00F8608F" w:rsidRDefault="00AC3B41">
      <w:ins w:id="6" w:author="Check 52" w:date="2026-10-22T00:00:00Z">
        <w:r>
          <w:t xml:space="preserve">PLAIN1A </w:t>
        </w:r>
      </w:ins>
      <w:r>
        <w:t>PLAIN1B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BBC1E0D" w14:textId="77777777">
        <w:tc>
          <w:tcPr>
            <w:tcW w:w="3000" w:type="dxa"/>
          </w:tcPr>
          <w:p w14:paraId="2C3E1EDE" w14:textId="77777777" w:rsidR="00F8608F" w:rsidRDefault="00AC3B41">
            <w:r>
              <w:t>T1R1C1A T1R1C1B</w:t>
            </w:r>
          </w:p>
        </w:tc>
        <w:tc>
          <w:tcPr>
            <w:tcW w:w="3000" w:type="dxa"/>
          </w:tcPr>
          <w:p w14:paraId="6632F3B4" w14:textId="77777777" w:rsidR="00F8608F" w:rsidRDefault="00AC3B41">
            <w:r>
              <w:t>T1R1C2A T1R1C2B</w:t>
            </w:r>
          </w:p>
        </w:tc>
      </w:tr>
      <w:tr w:rsidR="00F8608F" w14:paraId="502CD118" w14:textId="77777777">
        <w:tc>
          <w:tcPr>
            <w:tcW w:w="3000" w:type="dxa"/>
          </w:tcPr>
          <w:p w14:paraId="0AD9B483" w14:textId="77777777" w:rsidR="00F8608F" w:rsidRDefault="00AC3B41">
            <w:r>
              <w:t>T1R2C1A T1R2C1B</w:t>
            </w:r>
          </w:p>
        </w:tc>
        <w:tc>
          <w:tcPr>
            <w:tcW w:w="3000" w:type="dxa"/>
          </w:tcPr>
          <w:p w14:paraId="5CEECC9F" w14:textId="77777777" w:rsidR="00F8608F" w:rsidRDefault="00AC3B41">
            <w:r>
              <w:t>T1R2C2A T1R2C2B</w:t>
            </w:r>
          </w:p>
        </w:tc>
      </w:tr>
    </w:tbl>
    <w:p w14:paraId="625E5DAF" w14:textId="77777777" w:rsidR="00F8608F" w:rsidRDefault="00AC3B41">
      <w:r>
        <w:t>END1</w:t>
      </w:r>
    </w:p>
    <w:p w14:paraId="593CE5DA" w14:textId="77777777" w:rsidR="00F8608F" w:rsidRDefault="00AC3B41">
      <w:r>
        <w:t>BEGIN2 SEARCH search untracked queries ^p;head2b^pbody2a;body2b^plist2a;list2b^pt2r1c1a;t2r1c1b^p;t2r1c1b^pt2r1c2a;t2r1c2b^p;t2r1c2b^pt2r2c1a;t2r2c2b^p;t2r2c2b^pplain2a;^p^p</w:t>
      </w:r>
    </w:p>
    <w:p w14:paraId="104ACFE3" w14:textId="77777777" w:rsidR="00F8608F" w:rsidRDefault="00AC3B41">
      <w:pPr>
        <w:pStyle w:val="Heading1"/>
      </w:pPr>
      <w:r>
        <w:t>HEAD2A HEAD2B</w:t>
      </w:r>
    </w:p>
    <w:p w14:paraId="2115FC53" w14:textId="77777777" w:rsidR="00F8608F" w:rsidRDefault="00AC3B41">
      <w:pPr>
        <w:jc w:val="center"/>
      </w:pPr>
      <w:r>
        <w:rPr>
          <w:i/>
        </w:rPr>
        <w:t>BODY2A BODY2B</w:t>
      </w:r>
    </w:p>
    <w:p w14:paraId="637DD338" w14:textId="77777777" w:rsidR="00F8608F" w:rsidRDefault="00AC3B41">
      <w:pPr>
        <w:pStyle w:val="ListParagraph"/>
        <w:numPr>
          <w:ilvl w:val="0"/>
          <w:numId w:val="2"/>
        </w:numPr>
      </w:pPr>
      <w:r>
        <w:rPr>
          <w:u w:val="single"/>
        </w:rPr>
        <w:t>LIST2A LIST2B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523420F" w14:textId="77777777">
        <w:tc>
          <w:tcPr>
            <w:tcW w:w="3000" w:type="dxa"/>
          </w:tcPr>
          <w:p w14:paraId="6D1CE7BA" w14:textId="77777777" w:rsidR="00F8608F" w:rsidRDefault="00AC3B41">
            <w:r>
              <w:t>T2R1C1A T2R1C1B</w:t>
            </w:r>
          </w:p>
        </w:tc>
        <w:tc>
          <w:tcPr>
            <w:tcW w:w="3000" w:type="dxa"/>
          </w:tcPr>
          <w:p w14:paraId="08F2C95A" w14:textId="77777777" w:rsidR="00F8608F" w:rsidRDefault="00AC3B41">
            <w:r>
              <w:t>T2R1C2A T2R1C2B</w:t>
            </w:r>
          </w:p>
        </w:tc>
      </w:tr>
      <w:tr w:rsidR="00F8608F" w14:paraId="6BF18855" w14:textId="77777777">
        <w:tc>
          <w:tcPr>
            <w:tcW w:w="3000" w:type="dxa"/>
          </w:tcPr>
          <w:p w14:paraId="14AA146A" w14:textId="77777777" w:rsidR="00F8608F" w:rsidRDefault="00AC3B41">
            <w:r>
              <w:t xml:space="preserve">T2R2C1A </w:t>
            </w:r>
            <w:r>
              <w:t>T2R2C1B</w:t>
            </w:r>
          </w:p>
        </w:tc>
        <w:tc>
          <w:tcPr>
            <w:tcW w:w="3000" w:type="dxa"/>
          </w:tcPr>
          <w:p w14:paraId="5BDDED9D" w14:textId="77777777" w:rsidR="00F8608F" w:rsidRDefault="00AC3B41">
            <w:r>
              <w:t>T2R2C2A T2R2C2B</w:t>
            </w:r>
          </w:p>
        </w:tc>
      </w:tr>
    </w:tbl>
    <w:p w14:paraId="2C081F17" w14:textId="77777777" w:rsidR="00F8608F" w:rsidRDefault="00AC3B41">
      <w:r>
        <w:t>PLAIN2A PLAIN2B</w:t>
      </w:r>
    </w:p>
    <w:p w14:paraId="4E9D72B9" w14:textId="77777777" w:rsidR="00F8608F" w:rsidRDefault="00AC3B41">
      <w:r>
        <w:t>END2</w:t>
      </w:r>
    </w:p>
    <w:p w14:paraId="0946F3FC" w14:textId="77777777" w:rsidR="00F8608F" w:rsidRDefault="00AC3B41">
      <w:r>
        <w:t>BEGIN3 HB delete untracked from head3b to body3a</w:t>
      </w:r>
    </w:p>
    <w:p w14:paraId="700F0A86" w14:textId="48768738" w:rsidR="00F8608F" w:rsidRDefault="00AC3B41">
      <w:pPr>
        <w:jc w:val="center"/>
      </w:pPr>
      <w:r>
        <w:t xml:space="preserve">HEAD3A </w:t>
      </w:r>
      <w:r>
        <w:rPr>
          <w:i/>
        </w:rPr>
        <w:t xml:space="preserve"> BODY3B</w:t>
      </w:r>
    </w:p>
    <w:p w14:paraId="0C13A44E" w14:textId="77777777" w:rsidR="00F8608F" w:rsidRDefault="00AC3B41">
      <w:r>
        <w:t>END3</w:t>
      </w:r>
    </w:p>
    <w:p w14:paraId="689304D9" w14:textId="77777777" w:rsidR="00F8608F" w:rsidRDefault="00AC3B41">
      <w:r>
        <w:t>BEGIN4 BH delete untracked from body4b to head4a</w:t>
      </w:r>
    </w:p>
    <w:p w14:paraId="5A39A829" w14:textId="062E39FA" w:rsidR="00F8608F" w:rsidRDefault="00AC3B41">
      <w:pPr>
        <w:pStyle w:val="Heading1"/>
      </w:pPr>
      <w:r>
        <w:rPr>
          <w:i/>
        </w:rPr>
        <w:t xml:space="preserve">BODY4A </w:t>
      </w:r>
      <w:r>
        <w:t xml:space="preserve"> HEAD4B</w:t>
      </w:r>
    </w:p>
    <w:p w14:paraId="70F51604" w14:textId="77777777" w:rsidR="00F8608F" w:rsidRDefault="00AC3B41">
      <w:r>
        <w:t>END4</w:t>
      </w:r>
    </w:p>
    <w:p w14:paraId="055A9197" w14:textId="77777777" w:rsidR="00F8608F" w:rsidRDefault="00AC3B41">
      <w:r>
        <w:t>BEGIN5 LB delete untracked from list5b to body5a</w:t>
      </w:r>
    </w:p>
    <w:p w14:paraId="7602E660" w14:textId="3672DC00" w:rsidR="00F8608F" w:rsidRDefault="00AC3B41">
      <w:pPr>
        <w:jc w:val="center"/>
      </w:pPr>
      <w:r>
        <w:rPr>
          <w:u w:val="single"/>
        </w:rPr>
        <w:lastRenderedPageBreak/>
        <w:t xml:space="preserve">LIST5A </w:t>
      </w:r>
      <w:r>
        <w:rPr>
          <w:i/>
        </w:rPr>
        <w:t xml:space="preserve"> BODY5B</w:t>
      </w:r>
    </w:p>
    <w:p w14:paraId="684CE563" w14:textId="77777777" w:rsidR="00F8608F" w:rsidRDefault="00AC3B41">
      <w:r>
        <w:t>END5</w:t>
      </w:r>
    </w:p>
    <w:p w14:paraId="6908F22F" w14:textId="77777777" w:rsidR="00F8608F" w:rsidRDefault="00AC3B41">
      <w:r>
        <w:t>BEGIN6 BL delete untracked from body6b to list6a</w:t>
      </w:r>
    </w:p>
    <w:p w14:paraId="0B471B41" w14:textId="6F6EBDF8" w:rsidR="00F8608F" w:rsidRDefault="00AC3B41">
      <w:pPr>
        <w:pStyle w:val="ListParagraph"/>
        <w:numPr>
          <w:ilvl w:val="0"/>
          <w:numId w:val="4"/>
        </w:numPr>
      </w:pPr>
      <w:r>
        <w:rPr>
          <w:i/>
        </w:rPr>
        <w:t xml:space="preserve">BODY6A </w:t>
      </w:r>
      <w:r>
        <w:rPr>
          <w:u w:val="single"/>
        </w:rPr>
        <w:t xml:space="preserve"> LIST6B</w:t>
      </w:r>
    </w:p>
    <w:p w14:paraId="41ED3EAA" w14:textId="77777777" w:rsidR="00F8608F" w:rsidRDefault="00AC3B41">
      <w:r>
        <w:t>END6</w:t>
      </w:r>
    </w:p>
    <w:p w14:paraId="4589E67C" w14:textId="77777777" w:rsidR="00F8608F" w:rsidRDefault="00AC3B41">
      <w:r>
        <w:t>BEGIN7 HMB delete untracked from head7b to body7a</w:t>
      </w:r>
    </w:p>
    <w:p w14:paraId="203EE677" w14:textId="067AC85C" w:rsidR="00F8608F" w:rsidRDefault="00AC3B41">
      <w:pPr>
        <w:jc w:val="center"/>
      </w:pPr>
      <w:r>
        <w:t xml:space="preserve">HEAD7A </w:t>
      </w:r>
      <w:r>
        <w:rPr>
          <w:i/>
        </w:rPr>
        <w:t xml:space="preserve"> BODY7B</w:t>
      </w:r>
    </w:p>
    <w:p w14:paraId="281C3714" w14:textId="77777777" w:rsidR="00F8608F" w:rsidRDefault="00AC3B41">
      <w:r>
        <w:t>END7</w:t>
      </w:r>
    </w:p>
    <w:p w14:paraId="5D79B78E" w14:textId="77777777" w:rsidR="00F8608F" w:rsidRDefault="00AC3B41">
      <w:r>
        <w:t>BEGIN8 TBL delete untracked from head8b to body8a</w:t>
      </w:r>
    </w:p>
    <w:p w14:paraId="42C0F06F" w14:textId="2F652F3D" w:rsidR="00F8608F" w:rsidRDefault="00AC3B41">
      <w:pPr>
        <w:jc w:val="center"/>
      </w:pPr>
      <w:r>
        <w:t xml:space="preserve">HEAD8A </w:t>
      </w:r>
      <w:r>
        <w:rPr>
          <w:i/>
        </w:rPr>
        <w:t xml:space="preserve"> BODY8B</w:t>
      </w:r>
    </w:p>
    <w:p w14:paraId="7ED49CB9" w14:textId="77777777" w:rsidR="00F8608F" w:rsidRDefault="00AC3B41">
      <w:r>
        <w:t>END8</w:t>
      </w:r>
    </w:p>
    <w:p w14:paraId="3D8D7392" w14:textId="77777777" w:rsidR="00F8608F" w:rsidRDefault="00AC3B41">
      <w:r>
        <w:t>BEGIN9 INTO delete untracked from head9b to t9r2c1a</w:t>
      </w:r>
    </w:p>
    <w:p w14:paraId="7697865F" w14:textId="77777777" w:rsidR="00F8608F" w:rsidRDefault="00AC3B41">
      <w:pPr>
        <w:pStyle w:val="Heading1"/>
      </w:pPr>
      <w:r>
        <w:t>HEAD9A HEAD9B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2F618E6" w14:textId="77777777">
        <w:tc>
          <w:tcPr>
            <w:tcW w:w="3000" w:type="dxa"/>
          </w:tcPr>
          <w:p w14:paraId="2E0ADEA7" w14:textId="77777777" w:rsidR="00F8608F" w:rsidRDefault="00AC3B41">
            <w:r>
              <w:t>T9R1C1A T9R1C1B</w:t>
            </w:r>
          </w:p>
        </w:tc>
        <w:tc>
          <w:tcPr>
            <w:tcW w:w="3000" w:type="dxa"/>
          </w:tcPr>
          <w:p w14:paraId="720C751F" w14:textId="77777777" w:rsidR="00F8608F" w:rsidRDefault="00AC3B41">
            <w:r>
              <w:t>T9R1C2A T9R1C2B</w:t>
            </w:r>
          </w:p>
        </w:tc>
      </w:tr>
      <w:tr w:rsidR="00F8608F" w14:paraId="62B61301" w14:textId="77777777">
        <w:tc>
          <w:tcPr>
            <w:tcW w:w="3000" w:type="dxa"/>
          </w:tcPr>
          <w:p w14:paraId="16262C77" w14:textId="77777777" w:rsidR="00F8608F" w:rsidRDefault="00AC3B41">
            <w:r>
              <w:t>T9R2C1A T9R2C1B</w:t>
            </w:r>
          </w:p>
        </w:tc>
        <w:tc>
          <w:tcPr>
            <w:tcW w:w="3000" w:type="dxa"/>
          </w:tcPr>
          <w:p w14:paraId="51847CD7" w14:textId="77777777" w:rsidR="00F8608F" w:rsidRDefault="00AC3B41">
            <w:r>
              <w:t>T9R2C2A T9R2C2B</w:t>
            </w:r>
          </w:p>
        </w:tc>
      </w:tr>
    </w:tbl>
    <w:p w14:paraId="7E03F177" w14:textId="77777777" w:rsidR="00F8608F" w:rsidRDefault="00AC3B41">
      <w:pPr>
        <w:jc w:val="center"/>
      </w:pPr>
      <w:r>
        <w:rPr>
          <w:i/>
        </w:rPr>
        <w:t>BODY9A BODY9B</w:t>
      </w:r>
    </w:p>
    <w:p w14:paraId="785355D7" w14:textId="77777777" w:rsidR="00F8608F" w:rsidRDefault="00AC3B41">
      <w:r>
        <w:t>END9</w:t>
      </w:r>
    </w:p>
    <w:p w14:paraId="301123CD" w14:textId="77777777" w:rsidR="00F8608F" w:rsidRDefault="00AC3B41">
      <w:r>
        <w:t>BEGIN10 CELL delete untracked from t10r1c1b to body10a</w:t>
      </w:r>
    </w:p>
    <w:p w14:paraId="1C972B58" w14:textId="77777777" w:rsidR="00F8608F" w:rsidRDefault="00AC3B41">
      <w:pPr>
        <w:pStyle w:val="Heading1"/>
      </w:pPr>
      <w:r>
        <w:t>HEAD10A HEAD10B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1C1AD922" w14:textId="77777777">
        <w:tc>
          <w:tcPr>
            <w:tcW w:w="3000" w:type="dxa"/>
          </w:tcPr>
          <w:p w14:paraId="6E668776" w14:textId="77777777" w:rsidR="00F8608F" w:rsidRDefault="00AC3B41">
            <w:r>
              <w:t>T10R1C1A T10R1C1B</w:t>
            </w:r>
          </w:p>
        </w:tc>
        <w:tc>
          <w:tcPr>
            <w:tcW w:w="3000" w:type="dxa"/>
          </w:tcPr>
          <w:p w14:paraId="6E67B86B" w14:textId="77777777" w:rsidR="00F8608F" w:rsidRDefault="00AC3B41">
            <w:r>
              <w:t>T10R1C2A T10R1C2B</w:t>
            </w:r>
          </w:p>
        </w:tc>
      </w:tr>
      <w:tr w:rsidR="00F8608F" w14:paraId="59E0AD5E" w14:textId="77777777">
        <w:tc>
          <w:tcPr>
            <w:tcW w:w="3000" w:type="dxa"/>
          </w:tcPr>
          <w:p w14:paraId="4D08B55B" w14:textId="77777777" w:rsidR="00F8608F" w:rsidRDefault="00AC3B41">
            <w:r>
              <w:t>T10R2C1A T10R2C1B</w:t>
            </w:r>
          </w:p>
        </w:tc>
        <w:tc>
          <w:tcPr>
            <w:tcW w:w="3000" w:type="dxa"/>
          </w:tcPr>
          <w:p w14:paraId="62225340" w14:textId="77777777" w:rsidR="00F8608F" w:rsidRDefault="00AC3B41">
            <w:r>
              <w:t>T10R2C2A T10R2C2B</w:t>
            </w:r>
          </w:p>
        </w:tc>
      </w:tr>
    </w:tbl>
    <w:p w14:paraId="1B67D74D" w14:textId="77777777" w:rsidR="00F8608F" w:rsidRDefault="00AC3B41">
      <w:pPr>
        <w:jc w:val="center"/>
      </w:pPr>
      <w:r>
        <w:rPr>
          <w:i/>
        </w:rPr>
        <w:t>BODY10A BODY10B</w:t>
      </w:r>
    </w:p>
    <w:p w14:paraId="79BB6AE1" w14:textId="77777777" w:rsidR="00F8608F" w:rsidRDefault="00AC3B41">
      <w:r>
        <w:t>END10</w:t>
      </w:r>
    </w:p>
    <w:p w14:paraId="260025A3" w14:textId="77777777" w:rsidR="00F8608F" w:rsidRDefault="00AC3B41">
      <w:r>
        <w:t>BEGIN11 HID delete untracked from head11b to body11a</w:t>
      </w:r>
    </w:p>
    <w:p w14:paraId="0A0DDFBB" w14:textId="57D20B61" w:rsidR="00F8608F" w:rsidRDefault="00AC3B41">
      <w:pPr>
        <w:jc w:val="center"/>
      </w:pPr>
      <w:r>
        <w:t xml:space="preserve">HEAD11A </w:t>
      </w:r>
      <w:r>
        <w:rPr>
          <w:i/>
        </w:rPr>
        <w:t xml:space="preserve"> BODY11B</w:t>
      </w:r>
    </w:p>
    <w:p w14:paraId="514CBE82" w14:textId="77777777" w:rsidR="00F8608F" w:rsidRDefault="00AC3B41">
      <w:r>
        <w:t>END11</w:t>
      </w:r>
    </w:p>
    <w:p w14:paraId="08355633" w14:textId="77777777" w:rsidR="00F8608F" w:rsidRDefault="00AC3B41">
      <w:r>
        <w:lastRenderedPageBreak/>
        <w:t>BEGIN12 FN delete untracked from head12b to body12a</w:t>
      </w:r>
    </w:p>
    <w:p w14:paraId="72C2B753" w14:textId="47C2B7A8" w:rsidR="00F8608F" w:rsidRDefault="00AC3B41">
      <w:pPr>
        <w:jc w:val="center"/>
      </w:pPr>
      <w:r>
        <w:t xml:space="preserve">HEAD12A </w:t>
      </w:r>
      <w:r>
        <w:rPr>
          <w:i/>
        </w:rPr>
        <w:t xml:space="preserve"> BODY12B</w:t>
      </w:r>
    </w:p>
    <w:p w14:paraId="32FFEDC1" w14:textId="77777777" w:rsidR="00F8608F" w:rsidRDefault="00AC3B41">
      <w:r>
        <w:t>END12</w:t>
      </w:r>
    </w:p>
    <w:p w14:paraId="1F50DB35" w14:textId="77777777" w:rsidR="00F8608F" w:rsidRDefault="00AC3B41">
      <w:r>
        <w:t>BEGIN13 CC delete untracked control c52-13</w:t>
      </w:r>
    </w:p>
    <w:sdt>
      <w:sdtPr>
        <w:rPr>
          <w:b/>
          <w:bCs/>
        </w:rPr>
        <w:alias w:val="Check 52 control 13"/>
        <w:tag w:val="c52-13"/>
        <w:id w:val="52013"/>
        <w:showingPlcHdr/>
      </w:sdtPr>
      <w:sdtEndPr>
        <w:rPr>
          <w:b w:val="0"/>
          <w:bCs w:val="0"/>
        </w:rPr>
      </w:sdtEndPr>
      <w:sdtContent>
        <w:p w14:paraId="2F248C4E" w14:textId="5F90AB26" w:rsidR="00F8608F" w:rsidRDefault="00290B86">
          <w:pPr>
            <w:pStyle w:val="ListParagraph"/>
            <w:numPr>
              <w:ilvl w:val="0"/>
              <w:numId w:val="5"/>
            </w:numPr>
          </w:pPr>
          <w:r>
            <w:rPr>
              <w:b/>
              <w:bCs/>
            </w:rPr>
            <w:t xml:space="preserve">     </w:t>
          </w:r>
        </w:p>
      </w:sdtContent>
    </w:sdt>
    <w:p w14:paraId="28274F53" w14:textId="77777777" w:rsidR="00F8608F" w:rsidRDefault="00AC3B41">
      <w:r>
        <w:t>END13</w:t>
      </w:r>
    </w:p>
    <w:p w14:paraId="071AE578" w14:textId="77777777" w:rsidR="00F8608F" w:rsidRDefault="00AC3B41">
      <w:r>
        <w:t>BEGIN14 W1 delete untracked whole body14a</w:t>
      </w:r>
    </w:p>
    <w:p w14:paraId="4BF0D4A3" w14:textId="77777777" w:rsidR="00F8608F" w:rsidRDefault="00AC3B41">
      <w:pPr>
        <w:jc w:val="right"/>
      </w:pPr>
      <w:r>
        <w:t>NEXT14A NEXT14B</w:t>
      </w:r>
    </w:p>
    <w:p w14:paraId="711A3CE4" w14:textId="77777777" w:rsidR="00F8608F" w:rsidRDefault="00AC3B41">
      <w:r>
        <w:t>END14</w:t>
      </w:r>
    </w:p>
    <w:p w14:paraId="169EE234" w14:textId="77777777" w:rsidR="00F8608F" w:rsidRDefault="00AC3B41">
      <w:r>
        <w:t>BEGIN15 W2 delete untracked from head15b to-mark body15a</w:t>
      </w:r>
    </w:p>
    <w:p w14:paraId="4D45A047" w14:textId="4C02C88A" w:rsidR="00F8608F" w:rsidRDefault="00AC3B41">
      <w:pPr>
        <w:jc w:val="right"/>
      </w:pPr>
      <w:r>
        <w:t xml:space="preserve">HEAD15A </w:t>
      </w:r>
      <w:r>
        <w:t>NEXT15A NEXT15B</w:t>
      </w:r>
    </w:p>
    <w:p w14:paraId="0322A3DB" w14:textId="77777777" w:rsidR="00F8608F" w:rsidRDefault="00AC3B41">
      <w:r>
        <w:t>END15</w:t>
      </w:r>
    </w:p>
    <w:p w14:paraId="62F4B6CA" w14:textId="77777777" w:rsidR="00F8608F" w:rsidRDefault="00AC3B41">
      <w:r>
        <w:t>BEGIN16 HB delete tracked from head16b to body16a</w:t>
      </w:r>
    </w:p>
    <w:p w14:paraId="61153FFF" w14:textId="19340EDA" w:rsidR="00F8608F" w:rsidDel="00290B86" w:rsidRDefault="00AC3B41">
      <w:pPr>
        <w:pStyle w:val="Heading1"/>
        <w:rPr>
          <w:del w:id="7" w:author="Author A" w:date="2026-10-22T09:04:00Z" w16du:dateUtc="2026-10-21T22:04:00Z"/>
        </w:rPr>
      </w:pPr>
      <w:r>
        <w:t xml:space="preserve">HEAD16A </w:t>
      </w:r>
      <w:del w:id="8" w:author="Author A" w:date="2026-10-22T09:04:00Z" w16du:dateUtc="2026-10-21T22:04:00Z">
        <w:r w:rsidDel="00290B86">
          <w:delText>HEAD16B</w:delText>
        </w:r>
      </w:del>
    </w:p>
    <w:p w14:paraId="0744F79A" w14:textId="7D2A86E0" w:rsidR="00F8608F" w:rsidRDefault="00AC3B41">
      <w:pPr>
        <w:jc w:val="center"/>
      </w:pPr>
      <w:del w:id="9" w:author="Author A" w:date="2026-10-22T09:04:00Z" w16du:dateUtc="2026-10-21T22:04:00Z">
        <w:r w:rsidDel="00290B86">
          <w:rPr>
            <w:i/>
          </w:rPr>
          <w:delText>BODY16A</w:delText>
        </w:r>
      </w:del>
      <w:r>
        <w:rPr>
          <w:i/>
        </w:rPr>
        <w:t xml:space="preserve"> BODY16B</w:t>
      </w:r>
    </w:p>
    <w:p w14:paraId="7BDB79E0" w14:textId="77777777" w:rsidR="00F8608F" w:rsidRDefault="00AC3B41">
      <w:r>
        <w:t>END16</w:t>
      </w:r>
    </w:p>
    <w:p w14:paraId="2DDF89A7" w14:textId="77777777" w:rsidR="00F8608F" w:rsidRDefault="00AC3B41">
      <w:r>
        <w:t>BEGIN17 BH delete tracked from body17b to head17a</w:t>
      </w:r>
    </w:p>
    <w:p w14:paraId="73B08822" w14:textId="2636311C" w:rsidR="00F8608F" w:rsidDel="00290B86" w:rsidRDefault="00AC3B41">
      <w:pPr>
        <w:jc w:val="center"/>
        <w:rPr>
          <w:del w:id="10" w:author="Author A" w:date="2026-10-22T09:04:00Z" w16du:dateUtc="2026-10-21T22:04:00Z"/>
        </w:rPr>
      </w:pPr>
      <w:r>
        <w:rPr>
          <w:i/>
        </w:rPr>
        <w:t xml:space="preserve">BODY17A </w:t>
      </w:r>
      <w:del w:id="11" w:author="Author A" w:date="2026-10-22T09:04:00Z" w16du:dateUtc="2026-10-21T22:04:00Z">
        <w:r w:rsidDel="00290B86">
          <w:rPr>
            <w:i/>
          </w:rPr>
          <w:delText>BODY17B</w:delText>
        </w:r>
      </w:del>
    </w:p>
    <w:p w14:paraId="56637098" w14:textId="0806CBD4" w:rsidR="00F8608F" w:rsidRDefault="00AC3B41">
      <w:pPr>
        <w:pStyle w:val="Heading1"/>
      </w:pPr>
      <w:del w:id="12" w:author="Author A" w:date="2026-10-22T09:04:00Z" w16du:dateUtc="2026-10-21T22:04:00Z">
        <w:r w:rsidDel="00290B86">
          <w:delText>HEAD17A</w:delText>
        </w:r>
      </w:del>
      <w:r>
        <w:t xml:space="preserve"> HEAD17B</w:t>
      </w:r>
    </w:p>
    <w:p w14:paraId="3FE354F4" w14:textId="77777777" w:rsidR="00F8608F" w:rsidRDefault="00AC3B41">
      <w:r>
        <w:t>END17</w:t>
      </w:r>
    </w:p>
    <w:p w14:paraId="0F3EF766" w14:textId="77777777" w:rsidR="00F8608F" w:rsidRDefault="00AC3B41">
      <w:r>
        <w:t>BEGIN18 LB delete tracked from list18b to body18a</w:t>
      </w:r>
    </w:p>
    <w:p w14:paraId="7DA5C6F6" w14:textId="43947F78" w:rsidR="00F8608F" w:rsidDel="00290B86" w:rsidRDefault="00AC3B41">
      <w:pPr>
        <w:pStyle w:val="ListParagraph"/>
        <w:numPr>
          <w:ilvl w:val="0"/>
          <w:numId w:val="6"/>
        </w:numPr>
        <w:rPr>
          <w:del w:id="13" w:author="Author A" w:date="2026-10-22T09:04:00Z" w16du:dateUtc="2026-10-21T22:04:00Z"/>
        </w:rPr>
      </w:pPr>
      <w:r>
        <w:rPr>
          <w:u w:val="single"/>
        </w:rPr>
        <w:t xml:space="preserve">LIST18A </w:t>
      </w:r>
      <w:del w:id="14" w:author="Author A" w:date="2026-10-22T09:04:00Z" w16du:dateUtc="2026-10-21T22:04:00Z">
        <w:r w:rsidDel="00290B86">
          <w:rPr>
            <w:u w:val="single"/>
          </w:rPr>
          <w:delText>LIST18B</w:delText>
        </w:r>
      </w:del>
    </w:p>
    <w:p w14:paraId="5BCED370" w14:textId="32EB0074" w:rsidR="00F8608F" w:rsidRDefault="00AC3B41">
      <w:pPr>
        <w:jc w:val="center"/>
      </w:pPr>
      <w:del w:id="15" w:author="Author A" w:date="2026-10-22T09:04:00Z" w16du:dateUtc="2026-10-21T22:04:00Z">
        <w:r w:rsidDel="00290B86">
          <w:rPr>
            <w:i/>
          </w:rPr>
          <w:delText>BODY18A</w:delText>
        </w:r>
      </w:del>
      <w:r>
        <w:rPr>
          <w:i/>
        </w:rPr>
        <w:t xml:space="preserve"> BODY18B</w:t>
      </w:r>
    </w:p>
    <w:p w14:paraId="28924422" w14:textId="77777777" w:rsidR="00F8608F" w:rsidRDefault="00AC3B41">
      <w:r>
        <w:t>END18</w:t>
      </w:r>
    </w:p>
    <w:p w14:paraId="0E4C9B08" w14:textId="77777777" w:rsidR="00F8608F" w:rsidRDefault="00AC3B41">
      <w:r>
        <w:t>BEGIN19 BL delete tracked from body19b to list19a</w:t>
      </w:r>
    </w:p>
    <w:p w14:paraId="2BE42ABE" w14:textId="423F01BE" w:rsidR="00F8608F" w:rsidDel="00290B86" w:rsidRDefault="00AC3B41">
      <w:pPr>
        <w:jc w:val="center"/>
        <w:rPr>
          <w:del w:id="16" w:author="Author A" w:date="2026-10-22T09:04:00Z" w16du:dateUtc="2026-10-21T22:04:00Z"/>
        </w:rPr>
      </w:pPr>
      <w:r>
        <w:rPr>
          <w:i/>
        </w:rPr>
        <w:t xml:space="preserve">BODY19A </w:t>
      </w:r>
      <w:del w:id="17" w:author="Author A" w:date="2026-10-22T09:04:00Z" w16du:dateUtc="2026-10-21T22:04:00Z">
        <w:r w:rsidDel="00290B86">
          <w:rPr>
            <w:i/>
          </w:rPr>
          <w:delText>BODY19B</w:delText>
        </w:r>
      </w:del>
    </w:p>
    <w:p w14:paraId="6B4894A3" w14:textId="0632C106" w:rsidR="00F8608F" w:rsidRDefault="00AC3B41">
      <w:pPr>
        <w:pStyle w:val="ListParagraph"/>
        <w:numPr>
          <w:ilvl w:val="0"/>
          <w:numId w:val="7"/>
        </w:numPr>
      </w:pPr>
      <w:del w:id="18" w:author="Author A" w:date="2026-10-22T09:04:00Z" w16du:dateUtc="2026-10-21T22:04:00Z">
        <w:r w:rsidDel="00290B86">
          <w:rPr>
            <w:u w:val="single"/>
          </w:rPr>
          <w:lastRenderedPageBreak/>
          <w:delText>LIST19A</w:delText>
        </w:r>
      </w:del>
      <w:r>
        <w:rPr>
          <w:u w:val="single"/>
        </w:rPr>
        <w:t xml:space="preserve"> LIST19B</w:t>
      </w:r>
    </w:p>
    <w:p w14:paraId="5A7B1458" w14:textId="77777777" w:rsidR="00F8608F" w:rsidRDefault="00AC3B41">
      <w:r>
        <w:t>END19</w:t>
      </w:r>
    </w:p>
    <w:p w14:paraId="3EC859CC" w14:textId="77777777" w:rsidR="00F8608F" w:rsidRDefault="00AC3B41">
      <w:r>
        <w:t>BEGIN20 HMB delete tracked from head20b to body20a</w:t>
      </w:r>
    </w:p>
    <w:p w14:paraId="2729BB2E" w14:textId="0A265475" w:rsidR="00F8608F" w:rsidDel="00290B86" w:rsidRDefault="00AC3B41">
      <w:pPr>
        <w:pStyle w:val="Heading1"/>
        <w:rPr>
          <w:del w:id="19" w:author="Author A" w:date="2026-10-22T09:04:00Z" w16du:dateUtc="2026-10-21T22:04:00Z"/>
        </w:rPr>
      </w:pPr>
      <w:r>
        <w:t xml:space="preserve">HEAD20A </w:t>
      </w:r>
      <w:del w:id="20" w:author="Author A" w:date="2026-10-22T09:04:00Z" w16du:dateUtc="2026-10-21T22:04:00Z">
        <w:r w:rsidDel="00290B86">
          <w:delText>HEAD20B</w:delText>
        </w:r>
      </w:del>
    </w:p>
    <w:p w14:paraId="06FEA5E9" w14:textId="64BAD2F2" w:rsidR="00F8608F" w:rsidDel="00290B86" w:rsidRDefault="00AC3B41">
      <w:pPr>
        <w:rPr>
          <w:del w:id="21" w:author="Author A" w:date="2026-10-22T09:04:00Z" w16du:dateUtc="2026-10-21T22:04:00Z"/>
        </w:rPr>
      </w:pPr>
      <w:del w:id="22" w:author="Author A" w:date="2026-10-22T09:04:00Z" w16du:dateUtc="2026-10-21T22:04:00Z">
        <w:r w:rsidDel="00290B86">
          <w:delText>PLAIN20A PLAIN20B</w:delText>
        </w:r>
      </w:del>
    </w:p>
    <w:p w14:paraId="722F9915" w14:textId="6E3B73E4" w:rsidR="00F8608F" w:rsidRDefault="00AC3B41">
      <w:pPr>
        <w:jc w:val="center"/>
      </w:pPr>
      <w:del w:id="23" w:author="Author A" w:date="2026-10-22T09:04:00Z" w16du:dateUtc="2026-10-21T22:04:00Z">
        <w:r w:rsidDel="00290B86">
          <w:rPr>
            <w:i/>
          </w:rPr>
          <w:delText>BODY20A</w:delText>
        </w:r>
      </w:del>
      <w:r>
        <w:rPr>
          <w:i/>
        </w:rPr>
        <w:t xml:space="preserve"> BODY20B</w:t>
      </w:r>
    </w:p>
    <w:p w14:paraId="2710B8BC" w14:textId="77777777" w:rsidR="00F8608F" w:rsidRDefault="00AC3B41">
      <w:r>
        <w:t>END20</w:t>
      </w:r>
    </w:p>
    <w:p w14:paraId="478BD2BF" w14:textId="77777777" w:rsidR="00F8608F" w:rsidRDefault="00AC3B41">
      <w:r>
        <w:t>BEGIN21 TBL delete tracked from head21b to body21a</w:t>
      </w:r>
    </w:p>
    <w:p w14:paraId="5A20CA0B" w14:textId="21A30BEB" w:rsidR="00F8608F" w:rsidDel="00290B86" w:rsidRDefault="00AC3B41">
      <w:pPr>
        <w:pStyle w:val="Heading1"/>
        <w:rPr>
          <w:del w:id="24" w:author="Author A" w:date="2026-10-22T09:04:00Z" w16du:dateUtc="2026-10-21T22:04:00Z"/>
        </w:rPr>
      </w:pPr>
      <w:r>
        <w:t xml:space="preserve">HEAD21A </w:t>
      </w:r>
      <w:del w:id="25" w:author="Author A" w:date="2026-10-22T09:04:00Z" w16du:dateUtc="2026-10-21T22:04:00Z">
        <w:r w:rsidDel="00290B86">
          <w:delText>HEAD21B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Del="00290B86" w14:paraId="7E44DE2E" w14:textId="5ADF9054">
        <w:trPr>
          <w:del w:id="26" w:author="Author A" w:date="2026-10-22T09:04:00Z" w16du:dateUtc="2026-10-21T22:04:00Z"/>
        </w:trPr>
        <w:tc>
          <w:tcPr>
            <w:tcW w:w="3000" w:type="dxa"/>
          </w:tcPr>
          <w:p w14:paraId="36F3EDF9" w14:textId="1670F020" w:rsidR="00F8608F" w:rsidDel="00290B86" w:rsidRDefault="00AC3B41">
            <w:pPr>
              <w:rPr>
                <w:del w:id="27" w:author="Author A" w:date="2026-10-22T09:04:00Z" w16du:dateUtc="2026-10-21T22:04:00Z"/>
              </w:rPr>
            </w:pPr>
            <w:del w:id="28" w:author="Author A" w:date="2026-10-22T09:04:00Z" w16du:dateUtc="2026-10-21T22:04:00Z">
              <w:r w:rsidDel="00290B86">
                <w:delText>T21R1C1A T21R1C1B</w:delText>
              </w:r>
            </w:del>
          </w:p>
        </w:tc>
        <w:tc>
          <w:tcPr>
            <w:tcW w:w="3000" w:type="dxa"/>
          </w:tcPr>
          <w:p w14:paraId="46FD4B77" w14:textId="1C35E6AF" w:rsidR="00F8608F" w:rsidDel="00290B86" w:rsidRDefault="00AC3B41">
            <w:pPr>
              <w:rPr>
                <w:del w:id="29" w:author="Author A" w:date="2026-10-22T09:04:00Z" w16du:dateUtc="2026-10-21T22:04:00Z"/>
              </w:rPr>
            </w:pPr>
            <w:del w:id="30" w:author="Author A" w:date="2026-10-22T09:04:00Z" w16du:dateUtc="2026-10-21T22:04:00Z">
              <w:r w:rsidDel="00290B86">
                <w:delText>T21R1C2A T21R1C2B</w:delText>
              </w:r>
            </w:del>
          </w:p>
        </w:tc>
      </w:tr>
      <w:tr w:rsidR="00F8608F" w:rsidDel="00290B86" w14:paraId="7D2D46B4" w14:textId="5DE6A578">
        <w:trPr>
          <w:del w:id="31" w:author="Author A" w:date="2026-10-22T09:04:00Z" w16du:dateUtc="2026-10-21T22:04:00Z"/>
        </w:trPr>
        <w:tc>
          <w:tcPr>
            <w:tcW w:w="3000" w:type="dxa"/>
          </w:tcPr>
          <w:p w14:paraId="330C95A1" w14:textId="12F53C08" w:rsidR="00F8608F" w:rsidDel="00290B86" w:rsidRDefault="00AC3B41">
            <w:pPr>
              <w:rPr>
                <w:del w:id="32" w:author="Author A" w:date="2026-10-22T09:04:00Z" w16du:dateUtc="2026-10-21T22:04:00Z"/>
              </w:rPr>
            </w:pPr>
            <w:del w:id="33" w:author="Author A" w:date="2026-10-22T09:04:00Z" w16du:dateUtc="2026-10-21T22:04:00Z">
              <w:r w:rsidDel="00290B86">
                <w:delText>T21R2C1A T21R2C1B</w:delText>
              </w:r>
            </w:del>
          </w:p>
        </w:tc>
        <w:tc>
          <w:tcPr>
            <w:tcW w:w="3000" w:type="dxa"/>
          </w:tcPr>
          <w:p w14:paraId="04D51257" w14:textId="35D8EC1B" w:rsidR="00F8608F" w:rsidDel="00290B86" w:rsidRDefault="00AC3B41">
            <w:pPr>
              <w:rPr>
                <w:del w:id="34" w:author="Author A" w:date="2026-10-22T09:04:00Z" w16du:dateUtc="2026-10-21T22:04:00Z"/>
              </w:rPr>
            </w:pPr>
            <w:del w:id="35" w:author="Author A" w:date="2026-10-22T09:04:00Z" w16du:dateUtc="2026-10-21T22:04:00Z">
              <w:r w:rsidDel="00290B86">
                <w:delText>T21R2C2A T21R2C2B</w:delText>
              </w:r>
            </w:del>
          </w:p>
        </w:tc>
      </w:tr>
    </w:tbl>
    <w:p w14:paraId="4CFE62F2" w14:textId="7466C861" w:rsidR="00F8608F" w:rsidRDefault="00AC3B41">
      <w:pPr>
        <w:jc w:val="center"/>
      </w:pPr>
      <w:del w:id="36" w:author="Author A" w:date="2026-10-22T09:04:00Z" w16du:dateUtc="2026-10-21T22:04:00Z">
        <w:r w:rsidDel="00290B86">
          <w:rPr>
            <w:i/>
          </w:rPr>
          <w:delText>BODY21A</w:delText>
        </w:r>
      </w:del>
      <w:r>
        <w:rPr>
          <w:i/>
        </w:rPr>
        <w:t xml:space="preserve"> BODY21B</w:t>
      </w:r>
    </w:p>
    <w:p w14:paraId="5626CBFC" w14:textId="77777777" w:rsidR="00F8608F" w:rsidRDefault="00AC3B41">
      <w:r>
        <w:t>END21</w:t>
      </w:r>
    </w:p>
    <w:p w14:paraId="296C55DE" w14:textId="77777777" w:rsidR="00F8608F" w:rsidRDefault="00AC3B41">
      <w:r>
        <w:t>BEGIN22 INTO delete tracked from head22b to t22r2c1a</w:t>
      </w:r>
    </w:p>
    <w:p w14:paraId="3C26FEE3" w14:textId="77777777" w:rsidR="00F8608F" w:rsidRDefault="00AC3B41">
      <w:pPr>
        <w:pStyle w:val="Heading1"/>
      </w:pPr>
      <w:r>
        <w:t>HEAD22A HEAD22B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502E5F6B" w14:textId="77777777">
        <w:tc>
          <w:tcPr>
            <w:tcW w:w="3000" w:type="dxa"/>
          </w:tcPr>
          <w:p w14:paraId="3F0D311E" w14:textId="77777777" w:rsidR="00F8608F" w:rsidRDefault="00AC3B41">
            <w:r>
              <w:t>T22R1C1A T22R1C1B</w:t>
            </w:r>
          </w:p>
        </w:tc>
        <w:tc>
          <w:tcPr>
            <w:tcW w:w="3000" w:type="dxa"/>
          </w:tcPr>
          <w:p w14:paraId="78221FE4" w14:textId="77777777" w:rsidR="00F8608F" w:rsidRDefault="00AC3B41">
            <w:r>
              <w:t>T22R1C2A T22R1C2B</w:t>
            </w:r>
          </w:p>
        </w:tc>
      </w:tr>
      <w:tr w:rsidR="00F8608F" w14:paraId="3A828A38" w14:textId="77777777">
        <w:tc>
          <w:tcPr>
            <w:tcW w:w="3000" w:type="dxa"/>
          </w:tcPr>
          <w:p w14:paraId="1E0F73CD" w14:textId="77777777" w:rsidR="00F8608F" w:rsidRDefault="00AC3B41">
            <w:r>
              <w:t>T22R2C1A T22R2C1B</w:t>
            </w:r>
          </w:p>
        </w:tc>
        <w:tc>
          <w:tcPr>
            <w:tcW w:w="3000" w:type="dxa"/>
          </w:tcPr>
          <w:p w14:paraId="51DA307A" w14:textId="77777777" w:rsidR="00F8608F" w:rsidRDefault="00AC3B41">
            <w:r>
              <w:t>T22R2C2A T22R2C2B</w:t>
            </w:r>
          </w:p>
        </w:tc>
      </w:tr>
    </w:tbl>
    <w:p w14:paraId="3CFD4E47" w14:textId="77777777" w:rsidR="00F8608F" w:rsidRDefault="00AC3B41">
      <w:pPr>
        <w:jc w:val="center"/>
      </w:pPr>
      <w:r>
        <w:rPr>
          <w:i/>
        </w:rPr>
        <w:t>BODY22A BODY22B</w:t>
      </w:r>
    </w:p>
    <w:p w14:paraId="5CB0BBA7" w14:textId="77777777" w:rsidR="00F8608F" w:rsidRDefault="00AC3B41">
      <w:r>
        <w:t>END22</w:t>
      </w:r>
    </w:p>
    <w:p w14:paraId="031BE8E9" w14:textId="77777777" w:rsidR="00F8608F" w:rsidRDefault="00AC3B41">
      <w:r>
        <w:t>BEGIN23 CELL delete tracked from t23r1c1b to body23a</w:t>
      </w:r>
    </w:p>
    <w:p w14:paraId="60C2F40E" w14:textId="77777777" w:rsidR="00F8608F" w:rsidRDefault="00AC3B41">
      <w:pPr>
        <w:pStyle w:val="Heading1"/>
      </w:pPr>
      <w:r>
        <w:t>HEAD23A HEAD23B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0635B039" w14:textId="77777777">
        <w:tc>
          <w:tcPr>
            <w:tcW w:w="3000" w:type="dxa"/>
          </w:tcPr>
          <w:p w14:paraId="3219ACE2" w14:textId="77777777" w:rsidR="00F8608F" w:rsidRDefault="00AC3B41">
            <w:r>
              <w:t>T23R1C1A T23R1C1B</w:t>
            </w:r>
          </w:p>
        </w:tc>
        <w:tc>
          <w:tcPr>
            <w:tcW w:w="3000" w:type="dxa"/>
          </w:tcPr>
          <w:p w14:paraId="1E0A24E2" w14:textId="77777777" w:rsidR="00F8608F" w:rsidRDefault="00AC3B41">
            <w:r>
              <w:t>T23R1C2A T23R1C2B</w:t>
            </w:r>
          </w:p>
        </w:tc>
      </w:tr>
      <w:tr w:rsidR="00F8608F" w14:paraId="1BE59449" w14:textId="77777777">
        <w:tc>
          <w:tcPr>
            <w:tcW w:w="3000" w:type="dxa"/>
          </w:tcPr>
          <w:p w14:paraId="54B61E12" w14:textId="77777777" w:rsidR="00F8608F" w:rsidRDefault="00AC3B41">
            <w:r>
              <w:t>T23R2C1A T23R2C1B</w:t>
            </w:r>
          </w:p>
        </w:tc>
        <w:tc>
          <w:tcPr>
            <w:tcW w:w="3000" w:type="dxa"/>
          </w:tcPr>
          <w:p w14:paraId="69AC8E8D" w14:textId="77777777" w:rsidR="00F8608F" w:rsidRDefault="00AC3B41">
            <w:r>
              <w:t>T23R2C2A T23R2C2B</w:t>
            </w:r>
          </w:p>
        </w:tc>
      </w:tr>
    </w:tbl>
    <w:p w14:paraId="51767EEC" w14:textId="77777777" w:rsidR="00F8608F" w:rsidRDefault="00AC3B41">
      <w:pPr>
        <w:jc w:val="center"/>
      </w:pPr>
      <w:r>
        <w:rPr>
          <w:i/>
        </w:rPr>
        <w:t>BODY23A BODY23B</w:t>
      </w:r>
    </w:p>
    <w:p w14:paraId="49F00BBC" w14:textId="77777777" w:rsidR="00F8608F" w:rsidRDefault="00AC3B41">
      <w:r>
        <w:lastRenderedPageBreak/>
        <w:t>END23</w:t>
      </w:r>
    </w:p>
    <w:p w14:paraId="18FF09A2" w14:textId="77777777" w:rsidR="00F8608F" w:rsidRDefault="00AC3B41">
      <w:r>
        <w:t>BEGIN24 HID delete tracked from head24b to body24a</w:t>
      </w:r>
    </w:p>
    <w:p w14:paraId="0B2159A1" w14:textId="58C79824" w:rsidR="00F8608F" w:rsidDel="00290B86" w:rsidRDefault="00AC3B41">
      <w:pPr>
        <w:pStyle w:val="Heading1"/>
        <w:rPr>
          <w:del w:id="37" w:author="Author A" w:date="2026-10-22T09:04:00Z" w16du:dateUtc="2026-10-21T22:04:00Z"/>
        </w:rPr>
      </w:pPr>
      <w:r>
        <w:t xml:space="preserve">HEAD24A </w:t>
      </w:r>
      <w:del w:id="38" w:author="Author A" w:date="2026-10-22T09:04:00Z" w16du:dateUtc="2026-10-21T22:04:00Z">
        <w:r w:rsidDel="00290B86">
          <w:delText>HEAD24B</w:delText>
        </w:r>
        <w:r w:rsidDel="00290B86">
          <w:rPr>
            <w:vanish/>
          </w:rPr>
          <w:delText xml:space="preserve"> HIDDEN24</w:delText>
        </w:r>
        <w:r w:rsidDel="00290B86">
          <w:delText xml:space="preserve"> HEAD24C</w:delText>
        </w:r>
      </w:del>
    </w:p>
    <w:p w14:paraId="19783DCC" w14:textId="7C248EBE" w:rsidR="00F8608F" w:rsidRDefault="00AC3B41">
      <w:pPr>
        <w:jc w:val="center"/>
      </w:pPr>
      <w:del w:id="39" w:author="Author A" w:date="2026-10-22T09:04:00Z" w16du:dateUtc="2026-10-21T22:04:00Z">
        <w:r w:rsidDel="00290B86">
          <w:rPr>
            <w:i/>
          </w:rPr>
          <w:delText>BODY24A</w:delText>
        </w:r>
      </w:del>
      <w:r>
        <w:rPr>
          <w:i/>
        </w:rPr>
        <w:t xml:space="preserve"> BODY24B</w:t>
      </w:r>
    </w:p>
    <w:p w14:paraId="34E77973" w14:textId="77777777" w:rsidR="00F8608F" w:rsidRDefault="00AC3B41">
      <w:r>
        <w:t>END24</w:t>
      </w:r>
    </w:p>
    <w:p w14:paraId="2F2B0F6A" w14:textId="77777777" w:rsidR="00F8608F" w:rsidRDefault="00AC3B41">
      <w:r>
        <w:t>BEGIN25 FN delete tracked from head25b to body25a</w:t>
      </w:r>
    </w:p>
    <w:p w14:paraId="21FB18CC" w14:textId="04016E24" w:rsidR="00F8608F" w:rsidDel="00290B86" w:rsidRDefault="00AC3B41">
      <w:pPr>
        <w:pStyle w:val="Heading1"/>
        <w:rPr>
          <w:del w:id="40" w:author="Author A" w:date="2026-10-22T09:04:00Z" w16du:dateUtc="2026-10-21T22:04:00Z"/>
        </w:rPr>
      </w:pPr>
      <w:r>
        <w:t xml:space="preserve">HEAD25A </w:t>
      </w:r>
      <w:del w:id="41" w:author="Author A" w:date="2026-10-22T09:04:00Z" w16du:dateUtc="2026-10-21T22:04:00Z">
        <w:r w:rsidDel="00290B86">
          <w:delText>HEAD25B</w:delText>
        </w:r>
        <w:r w:rsidDel="00290B86">
          <w:rPr>
            <w:rStyle w:val="FootnoteReference"/>
          </w:rPr>
          <w:footnoteReference w:id="1"/>
        </w:r>
        <w:r w:rsidDel="00290B86">
          <w:delText xml:space="preserve"> HEAD25C</w:delText>
        </w:r>
      </w:del>
    </w:p>
    <w:p w14:paraId="38F301EF" w14:textId="45EB1B4B" w:rsidR="00F8608F" w:rsidRDefault="00AC3B41">
      <w:pPr>
        <w:jc w:val="center"/>
      </w:pPr>
      <w:del w:id="44" w:author="Author A" w:date="2026-10-22T09:04:00Z" w16du:dateUtc="2026-10-21T22:04:00Z">
        <w:r w:rsidDel="00290B86">
          <w:rPr>
            <w:i/>
          </w:rPr>
          <w:delText>BODY25A</w:delText>
        </w:r>
      </w:del>
      <w:r>
        <w:rPr>
          <w:i/>
        </w:rPr>
        <w:t xml:space="preserve"> BODY25B</w:t>
      </w:r>
    </w:p>
    <w:p w14:paraId="5D9DEDA9" w14:textId="77777777" w:rsidR="00F8608F" w:rsidRDefault="00AC3B41">
      <w:r>
        <w:t>END25</w:t>
      </w:r>
    </w:p>
    <w:p w14:paraId="0EB3634F" w14:textId="77777777" w:rsidR="00F8608F" w:rsidRDefault="00AC3B41">
      <w:r>
        <w:t>BEGIN26 CC delete tracked control c52-26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26"/>
        <w:tag w:val="c52-26"/>
        <w:id w:val="52026"/>
      </w:sdtPr>
      <w:sdtEndPr/>
      <w:sdtContent>
        <w:p w14:paraId="12F58B4B" w14:textId="0ADBB180" w:rsidR="00F8608F" w:rsidDel="00290B86" w:rsidRDefault="00AC3B41">
          <w:pPr>
            <w:pStyle w:val="Heading1"/>
            <w:rPr>
              <w:del w:id="45" w:author="Author A" w:date="2026-10-22T09:04:00Z" w16du:dateUtc="2026-10-21T22:04:00Z"/>
            </w:rPr>
          </w:pPr>
          <w:del w:id="46" w:author="Author A" w:date="2026-10-22T09:04:00Z" w16du:dateUtc="2026-10-21T22:04:00Z">
            <w:r w:rsidDel="00290B86">
              <w:delText>HEAD26A HEAD26B</w:delText>
            </w:r>
          </w:del>
        </w:p>
        <w:p w14:paraId="70ED7B8F" w14:textId="7B4BFC7A" w:rsidR="00F8608F" w:rsidDel="00290B86" w:rsidRDefault="00AC3B41">
          <w:pPr>
            <w:jc w:val="center"/>
            <w:rPr>
              <w:del w:id="47" w:author="Author A" w:date="2026-10-22T09:04:00Z" w16du:dateUtc="2026-10-21T22:04:00Z"/>
            </w:rPr>
          </w:pPr>
          <w:del w:id="48" w:author="Author A" w:date="2026-10-22T09:04:00Z" w16du:dateUtc="2026-10-21T22:04:00Z">
            <w:r w:rsidDel="00290B86">
              <w:rPr>
                <w:i/>
              </w:rPr>
              <w:delText>BODY26A BODY26B</w:delText>
            </w:r>
          </w:del>
        </w:p>
        <w:p w14:paraId="61AA0972" w14:textId="2D21CA69" w:rsidR="00F8608F" w:rsidRDefault="00AC3B41">
          <w:pPr>
            <w:pStyle w:val="ListParagraph"/>
            <w:numPr>
              <w:ilvl w:val="0"/>
              <w:numId w:val="8"/>
            </w:numPr>
          </w:pPr>
          <w:del w:id="49" w:author="Author A" w:date="2026-10-22T09:04:00Z" w16du:dateUtc="2026-10-21T22:04:00Z">
            <w:r w:rsidDel="00290B86">
              <w:rPr>
                <w:u w:val="single"/>
              </w:rPr>
              <w:delText>LIST26A LIST26B</w:delText>
            </w:r>
          </w:del>
        </w:p>
      </w:sdtContent>
    </w:sdt>
    <w:p w14:paraId="533934DA" w14:textId="77777777" w:rsidR="00F8608F" w:rsidRDefault="00AC3B41">
      <w:r>
        <w:t>END26</w:t>
      </w:r>
    </w:p>
    <w:p w14:paraId="54AD7240" w14:textId="77777777" w:rsidR="00F8608F" w:rsidRDefault="00AC3B41">
      <w:r>
        <w:t>BEGIN27 W1 delete tracked whole body27a</w:t>
      </w:r>
    </w:p>
    <w:p w14:paraId="1D04E009" w14:textId="505B8F56" w:rsidR="00F8608F" w:rsidDel="00290B86" w:rsidRDefault="00AC3B41">
      <w:pPr>
        <w:jc w:val="center"/>
        <w:rPr>
          <w:del w:id="50" w:author="Author A" w:date="2026-10-22T09:04:00Z" w16du:dateUtc="2026-10-21T22:04:00Z"/>
        </w:rPr>
      </w:pPr>
      <w:del w:id="51" w:author="Author A" w:date="2026-10-22T09:04:00Z" w16du:dateUtc="2026-10-21T22:04:00Z">
        <w:r w:rsidDel="00290B86">
          <w:rPr>
            <w:i/>
          </w:rPr>
          <w:delText>BODY27A BODY27B</w:delText>
        </w:r>
      </w:del>
    </w:p>
    <w:p w14:paraId="5F138A7D" w14:textId="77777777" w:rsidR="00F8608F" w:rsidRDefault="00AC3B41">
      <w:pPr>
        <w:jc w:val="right"/>
      </w:pPr>
      <w:r>
        <w:t>NEXT27A NEXT27B</w:t>
      </w:r>
    </w:p>
    <w:p w14:paraId="0BB4D9B8" w14:textId="77777777" w:rsidR="00F8608F" w:rsidRDefault="00AC3B41">
      <w:r>
        <w:t>END27</w:t>
      </w:r>
    </w:p>
    <w:p w14:paraId="3411286F" w14:textId="77777777" w:rsidR="00F8608F" w:rsidRDefault="00AC3B41">
      <w:r>
        <w:t>BEGIN28 W2 delete tracked from head28b to-mark body28a</w:t>
      </w:r>
    </w:p>
    <w:p w14:paraId="1148F3D5" w14:textId="075F664F" w:rsidR="00F8608F" w:rsidDel="00290B86" w:rsidRDefault="00AC3B41">
      <w:pPr>
        <w:pStyle w:val="Heading1"/>
        <w:rPr>
          <w:del w:id="52" w:author="Author A" w:date="2026-10-22T09:04:00Z" w16du:dateUtc="2026-10-21T22:04:00Z"/>
        </w:rPr>
      </w:pPr>
      <w:r>
        <w:t xml:space="preserve">HEAD28A </w:t>
      </w:r>
      <w:del w:id="53" w:author="Author A" w:date="2026-10-22T09:04:00Z" w16du:dateUtc="2026-10-21T22:04:00Z">
        <w:r w:rsidDel="00290B86">
          <w:delText>HEAD28B</w:delText>
        </w:r>
      </w:del>
    </w:p>
    <w:p w14:paraId="36BEED20" w14:textId="67B4DEC7" w:rsidR="00F8608F" w:rsidDel="00290B86" w:rsidRDefault="00AC3B41">
      <w:pPr>
        <w:jc w:val="center"/>
        <w:rPr>
          <w:del w:id="54" w:author="Author A" w:date="2026-10-22T09:04:00Z" w16du:dateUtc="2026-10-21T22:04:00Z"/>
        </w:rPr>
      </w:pPr>
      <w:del w:id="55" w:author="Author A" w:date="2026-10-22T09:04:00Z" w16du:dateUtc="2026-10-21T22:04:00Z">
        <w:r w:rsidDel="00290B86">
          <w:rPr>
            <w:i/>
          </w:rPr>
          <w:delText>BODY28A BODY28B</w:delText>
        </w:r>
      </w:del>
    </w:p>
    <w:p w14:paraId="559BA7AF" w14:textId="77777777" w:rsidR="00F8608F" w:rsidRDefault="00AC3B41">
      <w:pPr>
        <w:jc w:val="right"/>
      </w:pPr>
      <w:r>
        <w:t>NEXT28A NEXT28B</w:t>
      </w:r>
    </w:p>
    <w:p w14:paraId="4F7CD437" w14:textId="77777777" w:rsidR="00F8608F" w:rsidRDefault="00AC3B41">
      <w:r>
        <w:t>END28</w:t>
      </w:r>
    </w:p>
    <w:p w14:paraId="02E6348D" w14:textId="77777777" w:rsidR="00F8608F" w:rsidRDefault="00AC3B41">
      <w:r>
        <w:lastRenderedPageBreak/>
        <w:t>BEGIN29 HB replace untracked from head29b to body29a</w:t>
      </w:r>
    </w:p>
    <w:p w14:paraId="017CEEAF" w14:textId="2B69F858" w:rsidR="00F8608F" w:rsidRDefault="00AC3B41">
      <w:pPr>
        <w:jc w:val="center"/>
      </w:pPr>
      <w:r>
        <w:t xml:space="preserve">HEAD29A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BODY29B</w:t>
      </w:r>
    </w:p>
    <w:p w14:paraId="30DD509E" w14:textId="77777777" w:rsidR="00F8608F" w:rsidRDefault="00AC3B41">
      <w:r>
        <w:t>END29</w:t>
      </w:r>
    </w:p>
    <w:p w14:paraId="356A9B36" w14:textId="77777777" w:rsidR="00F8608F" w:rsidRDefault="00AC3B41">
      <w:r>
        <w:t>BEGIN30 BH replace untracked from body30b to head30a</w:t>
      </w:r>
    </w:p>
    <w:p w14:paraId="55FD7D29" w14:textId="279C9DE7" w:rsidR="00F8608F" w:rsidRDefault="00AC3B41">
      <w:pPr>
        <w:pStyle w:val="Heading1"/>
      </w:pPr>
      <w:r>
        <w:rPr>
          <w:i/>
        </w:rPr>
        <w:t xml:space="preserve">BODY30A </w:t>
      </w:r>
      <w:r w:rsidR="00290B86">
        <w:rPr>
          <w:rFonts w:asciiTheme="minorHAnsi" w:eastAsiaTheme="minorHAnsi" w:hAnsiTheme="minorHAnsi" w:cstheme="minorBidi"/>
          <w:b w:val="0"/>
          <w:bCs w:val="0"/>
          <w:i/>
          <w:color w:val="auto"/>
          <w:sz w:val="22"/>
          <w:szCs w:val="22"/>
        </w:rPr>
        <w:t>NEWTEXT</w:t>
      </w:r>
      <w:r>
        <w:t xml:space="preserve"> HEAD30B</w:t>
      </w:r>
    </w:p>
    <w:p w14:paraId="78B760B0" w14:textId="77777777" w:rsidR="00F8608F" w:rsidRDefault="00AC3B41">
      <w:r>
        <w:t>END30</w:t>
      </w:r>
    </w:p>
    <w:p w14:paraId="2E053520" w14:textId="77777777" w:rsidR="00F8608F" w:rsidRDefault="00AC3B41">
      <w:r>
        <w:t>BEGIN31 LB replace untracked from list31b to body31a</w:t>
      </w:r>
    </w:p>
    <w:p w14:paraId="14BBAF37" w14:textId="635FCABE" w:rsidR="00F8608F" w:rsidRDefault="00AC3B41">
      <w:pPr>
        <w:jc w:val="center"/>
      </w:pPr>
      <w:r>
        <w:rPr>
          <w:u w:val="single"/>
        </w:rPr>
        <w:t xml:space="preserve">LIST31A </w:t>
      </w:r>
      <w:r w:rsidR="00290B86">
        <w:rPr>
          <w:u w:val="single"/>
        </w:rPr>
        <w:t>NEWTEXT</w:t>
      </w:r>
      <w:r>
        <w:rPr>
          <w:i/>
        </w:rPr>
        <w:t xml:space="preserve"> BODY31B</w:t>
      </w:r>
    </w:p>
    <w:p w14:paraId="7F3D8E7E" w14:textId="77777777" w:rsidR="00F8608F" w:rsidRDefault="00AC3B41">
      <w:r>
        <w:t>END31</w:t>
      </w:r>
    </w:p>
    <w:p w14:paraId="77907CD8" w14:textId="77777777" w:rsidR="00F8608F" w:rsidRDefault="00AC3B41">
      <w:r>
        <w:t>BEGIN32 BL replace untracked from body32b to list32a</w:t>
      </w:r>
    </w:p>
    <w:p w14:paraId="443D3522" w14:textId="1263550D" w:rsidR="00F8608F" w:rsidRDefault="00AC3B41">
      <w:pPr>
        <w:pStyle w:val="ListParagraph"/>
        <w:numPr>
          <w:ilvl w:val="0"/>
          <w:numId w:val="10"/>
        </w:numPr>
      </w:pPr>
      <w:r>
        <w:rPr>
          <w:i/>
        </w:rPr>
        <w:t xml:space="preserve">BODY32A </w:t>
      </w:r>
      <w:r w:rsidR="00290B86">
        <w:rPr>
          <w:i/>
        </w:rPr>
        <w:t>NEWTEXT</w:t>
      </w:r>
      <w:r>
        <w:rPr>
          <w:u w:val="single"/>
        </w:rPr>
        <w:t xml:space="preserve"> LIST32B</w:t>
      </w:r>
    </w:p>
    <w:p w14:paraId="7B2C209B" w14:textId="77777777" w:rsidR="00F8608F" w:rsidRDefault="00AC3B41">
      <w:r>
        <w:t>END32</w:t>
      </w:r>
    </w:p>
    <w:p w14:paraId="66EBD08B" w14:textId="77777777" w:rsidR="00F8608F" w:rsidRDefault="00AC3B41">
      <w:r>
        <w:t>BEGIN33 TBL replace untracked from head33b to body33a</w:t>
      </w:r>
    </w:p>
    <w:p w14:paraId="70D31F86" w14:textId="4E9B2C3F" w:rsidR="00F8608F" w:rsidRDefault="00AC3B41">
      <w:pPr>
        <w:jc w:val="center"/>
      </w:pPr>
      <w:r>
        <w:t xml:space="preserve">HEAD33A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  <w:r>
        <w:rPr>
          <w:i/>
        </w:rPr>
        <w:t xml:space="preserve"> BODY33B</w:t>
      </w:r>
    </w:p>
    <w:p w14:paraId="6E6D4825" w14:textId="77777777" w:rsidR="00F8608F" w:rsidRDefault="00AC3B41">
      <w:r>
        <w:t>END33</w:t>
      </w:r>
    </w:p>
    <w:p w14:paraId="7175A601" w14:textId="77777777" w:rsidR="00F8608F" w:rsidRDefault="00AC3B41">
      <w:r>
        <w:t>BEGIN34 INTO replace untracked from head34b to t34r2c1a</w:t>
      </w:r>
    </w:p>
    <w:p w14:paraId="496E6A3A" w14:textId="77777777" w:rsidR="00F8608F" w:rsidRDefault="00AC3B41">
      <w:pPr>
        <w:pStyle w:val="Heading1"/>
      </w:pPr>
      <w:r>
        <w:t>HEAD34A HEAD34B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170CF858" w14:textId="77777777">
        <w:tc>
          <w:tcPr>
            <w:tcW w:w="3000" w:type="dxa"/>
          </w:tcPr>
          <w:p w14:paraId="2BEE0245" w14:textId="77777777" w:rsidR="00F8608F" w:rsidRDefault="00AC3B41">
            <w:r>
              <w:t>T34R1C1A T34R1C1B</w:t>
            </w:r>
          </w:p>
        </w:tc>
        <w:tc>
          <w:tcPr>
            <w:tcW w:w="3000" w:type="dxa"/>
          </w:tcPr>
          <w:p w14:paraId="64D9EAAE" w14:textId="77777777" w:rsidR="00F8608F" w:rsidRDefault="00AC3B41">
            <w:r>
              <w:t>T34R1C2A T34R1C2B</w:t>
            </w:r>
          </w:p>
        </w:tc>
      </w:tr>
      <w:tr w:rsidR="00F8608F" w14:paraId="20DDE800" w14:textId="77777777">
        <w:tc>
          <w:tcPr>
            <w:tcW w:w="3000" w:type="dxa"/>
          </w:tcPr>
          <w:p w14:paraId="67A0075B" w14:textId="77777777" w:rsidR="00F8608F" w:rsidRDefault="00AC3B41">
            <w:r>
              <w:t>T34R2C1A T34R2C1B</w:t>
            </w:r>
          </w:p>
        </w:tc>
        <w:tc>
          <w:tcPr>
            <w:tcW w:w="3000" w:type="dxa"/>
          </w:tcPr>
          <w:p w14:paraId="01472187" w14:textId="77777777" w:rsidR="00F8608F" w:rsidRDefault="00AC3B41">
            <w:r>
              <w:t>T34R2C2A T34R2C2B</w:t>
            </w:r>
          </w:p>
        </w:tc>
      </w:tr>
    </w:tbl>
    <w:p w14:paraId="7C1A0510" w14:textId="77777777" w:rsidR="00F8608F" w:rsidRDefault="00AC3B41">
      <w:pPr>
        <w:jc w:val="center"/>
      </w:pPr>
      <w:r>
        <w:rPr>
          <w:i/>
        </w:rPr>
        <w:t>BODY34A BODY34B</w:t>
      </w:r>
    </w:p>
    <w:p w14:paraId="0D4143F1" w14:textId="77777777" w:rsidR="00F8608F" w:rsidRDefault="00AC3B41">
      <w:r>
        <w:t>END34</w:t>
      </w:r>
    </w:p>
    <w:p w14:paraId="1BD83FDB" w14:textId="77777777" w:rsidR="00F8608F" w:rsidRDefault="00AC3B41">
      <w:r>
        <w:t>BEGIN35 CELL replace untracked from t35r1c1b to body35a</w:t>
      </w:r>
    </w:p>
    <w:p w14:paraId="52167D17" w14:textId="77777777" w:rsidR="00F8608F" w:rsidRDefault="00AC3B41">
      <w:pPr>
        <w:pStyle w:val="Heading1"/>
      </w:pPr>
      <w:r>
        <w:t>HEAD35A HEAD35B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C1354C1" w14:textId="77777777">
        <w:tc>
          <w:tcPr>
            <w:tcW w:w="3000" w:type="dxa"/>
          </w:tcPr>
          <w:p w14:paraId="43C9AE9A" w14:textId="77777777" w:rsidR="00F8608F" w:rsidRDefault="00AC3B41">
            <w:r>
              <w:t>T35R1C1A T35R1C1B</w:t>
            </w:r>
          </w:p>
        </w:tc>
        <w:tc>
          <w:tcPr>
            <w:tcW w:w="3000" w:type="dxa"/>
          </w:tcPr>
          <w:p w14:paraId="2B3C1C38" w14:textId="77777777" w:rsidR="00F8608F" w:rsidRDefault="00AC3B41">
            <w:r>
              <w:t>T35R1C2A T35R1C2B</w:t>
            </w:r>
          </w:p>
        </w:tc>
      </w:tr>
      <w:tr w:rsidR="00F8608F" w14:paraId="36FE6C87" w14:textId="77777777">
        <w:tc>
          <w:tcPr>
            <w:tcW w:w="3000" w:type="dxa"/>
          </w:tcPr>
          <w:p w14:paraId="4CA743BC" w14:textId="77777777" w:rsidR="00F8608F" w:rsidRDefault="00AC3B41">
            <w:r>
              <w:lastRenderedPageBreak/>
              <w:t>T35R2C1A T35R2C1B</w:t>
            </w:r>
          </w:p>
        </w:tc>
        <w:tc>
          <w:tcPr>
            <w:tcW w:w="3000" w:type="dxa"/>
          </w:tcPr>
          <w:p w14:paraId="47DE520C" w14:textId="77777777" w:rsidR="00F8608F" w:rsidRDefault="00AC3B41">
            <w:r>
              <w:t>T35R2C2A T35R2C2B</w:t>
            </w:r>
          </w:p>
        </w:tc>
      </w:tr>
    </w:tbl>
    <w:p w14:paraId="59964C89" w14:textId="77777777" w:rsidR="00F8608F" w:rsidRDefault="00AC3B41">
      <w:pPr>
        <w:jc w:val="center"/>
      </w:pPr>
      <w:r>
        <w:rPr>
          <w:i/>
        </w:rPr>
        <w:t>BODY35A BODY35B</w:t>
      </w:r>
    </w:p>
    <w:p w14:paraId="76030745" w14:textId="77777777" w:rsidR="00F8608F" w:rsidRDefault="00AC3B41">
      <w:r>
        <w:t>END35</w:t>
      </w:r>
    </w:p>
    <w:p w14:paraId="6D3AEAA9" w14:textId="77777777" w:rsidR="00F8608F" w:rsidRDefault="00AC3B41">
      <w:r>
        <w:t>BEGIN36 CC replace untracked control c52-36</w:t>
      </w:r>
    </w:p>
    <w:sdt>
      <w:sdtPr>
        <w:rPr>
          <w:b/>
          <w:bCs/>
        </w:rPr>
        <w:alias w:val="Check 52 control 36"/>
        <w:tag w:val="c52-36"/>
        <w:id w:val="52036"/>
      </w:sdtPr>
      <w:sdtEndPr>
        <w:rPr>
          <w:b w:val="0"/>
          <w:bCs w:val="0"/>
        </w:rPr>
      </w:sdtEndPr>
      <w:sdtContent>
        <w:p w14:paraId="13A4EF6C" w14:textId="5FED7871" w:rsidR="00F8608F" w:rsidRDefault="00290B86">
          <w:pPr>
            <w:pStyle w:val="ListParagraph"/>
            <w:numPr>
              <w:ilvl w:val="0"/>
              <w:numId w:val="11"/>
            </w:numPr>
          </w:pPr>
          <w:r>
            <w:rPr>
              <w:rFonts w:asciiTheme="majorHAnsi" w:eastAsiaTheme="majorEastAsia" w:hAnsiTheme="majorHAnsi" w:cstheme="majorBidi"/>
              <w:b/>
              <w:bCs/>
              <w:color w:val="0F4761" w:themeColor="accent1" w:themeShade="BF"/>
              <w:sz w:val="28"/>
              <w:szCs w:val="28"/>
            </w:rPr>
            <w:t>NEWTEXT</w:t>
          </w:r>
        </w:p>
      </w:sdtContent>
    </w:sdt>
    <w:p w14:paraId="3981BF9A" w14:textId="77777777" w:rsidR="00F8608F" w:rsidRDefault="00AC3B41">
      <w:r>
        <w:t>END36</w:t>
      </w:r>
    </w:p>
    <w:p w14:paraId="41A047B8" w14:textId="77777777" w:rsidR="00F8608F" w:rsidRDefault="00AC3B41">
      <w:r>
        <w:t>BEGIN37 W1 replace untracked whole body37a</w:t>
      </w:r>
    </w:p>
    <w:p w14:paraId="3CEC3057" w14:textId="101CEA11" w:rsidR="00F8608F" w:rsidRDefault="00290B86">
      <w:pPr>
        <w:jc w:val="center"/>
      </w:pPr>
      <w:r>
        <w:rPr>
          <w:i/>
        </w:rPr>
        <w:t>NEWTEXT</w:t>
      </w:r>
    </w:p>
    <w:p w14:paraId="4C0752EB" w14:textId="77777777" w:rsidR="00F8608F" w:rsidRDefault="00AC3B41">
      <w:pPr>
        <w:jc w:val="right"/>
      </w:pPr>
      <w:r>
        <w:t xml:space="preserve">NEXT37A </w:t>
      </w:r>
      <w:r>
        <w:t>NEXT37B</w:t>
      </w:r>
    </w:p>
    <w:p w14:paraId="5004EEFE" w14:textId="77777777" w:rsidR="00F8608F" w:rsidRDefault="00AC3B41">
      <w:r>
        <w:t>END37</w:t>
      </w:r>
    </w:p>
    <w:p w14:paraId="68515625" w14:textId="77777777" w:rsidR="00F8608F" w:rsidRDefault="00AC3B41">
      <w:r>
        <w:t>BEGIN38 W2 replace untracked from head38b to-mark body38a</w:t>
      </w:r>
    </w:p>
    <w:p w14:paraId="4DBC692F" w14:textId="49096F22" w:rsidR="00F8608F" w:rsidRDefault="00AC3B41">
      <w:pPr>
        <w:jc w:val="center"/>
      </w:pPr>
      <w:r>
        <w:t xml:space="preserve">HEAD38A </w:t>
      </w:r>
      <w:r w:rsidR="00290B86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28"/>
          <w:szCs w:val="28"/>
        </w:rPr>
        <w:t>NEWTEXT</w:t>
      </w:r>
    </w:p>
    <w:p w14:paraId="501C1933" w14:textId="77777777" w:rsidR="00F8608F" w:rsidRDefault="00AC3B41">
      <w:pPr>
        <w:jc w:val="right"/>
      </w:pPr>
      <w:r>
        <w:t>NEXT38A NEXT38B</w:t>
      </w:r>
    </w:p>
    <w:p w14:paraId="60FF8D4C" w14:textId="77777777" w:rsidR="00F8608F" w:rsidRDefault="00AC3B41">
      <w:r>
        <w:t>END38</w:t>
      </w:r>
    </w:p>
    <w:p w14:paraId="46DC794C" w14:textId="77777777" w:rsidR="00F8608F" w:rsidRDefault="00AC3B41">
      <w:r>
        <w:t>BEGIN39 HB replace tracked from head39b to body39a</w:t>
      </w:r>
    </w:p>
    <w:p w14:paraId="1326268A" w14:textId="7DD9EC1E" w:rsidR="00F8608F" w:rsidDel="00290B86" w:rsidRDefault="00AC3B41">
      <w:pPr>
        <w:pStyle w:val="Heading1"/>
        <w:rPr>
          <w:del w:id="56" w:author="Author A" w:date="2026-10-22T09:04:00Z" w16du:dateUtc="2026-10-21T22:04:00Z"/>
        </w:rPr>
      </w:pPr>
      <w:r>
        <w:t xml:space="preserve">HEAD39A </w:t>
      </w:r>
      <w:ins w:id="57" w:author="Author A" w:date="2026-10-22T09:04:00Z" w16du:dateUtc="2026-10-21T22:04:00Z">
        <w:r w:rsidR="00290B86">
          <w:t>NEWTEXT</w:t>
        </w:r>
      </w:ins>
      <w:del w:id="58" w:author="Author A" w:date="2026-10-22T09:04:00Z" w16du:dateUtc="2026-10-21T22:04:00Z">
        <w:r w:rsidDel="00290B86">
          <w:delText>HEAD39B</w:delText>
        </w:r>
      </w:del>
    </w:p>
    <w:p w14:paraId="39A12C03" w14:textId="3B887AC0" w:rsidR="00F8608F" w:rsidRDefault="00AC3B41">
      <w:pPr>
        <w:jc w:val="center"/>
      </w:pPr>
      <w:del w:id="59" w:author="Author A" w:date="2026-10-22T09:04:00Z" w16du:dateUtc="2026-10-21T22:04:00Z">
        <w:r w:rsidDel="00290B86">
          <w:rPr>
            <w:i/>
          </w:rPr>
          <w:delText>BODY39A</w:delText>
        </w:r>
      </w:del>
      <w:r>
        <w:rPr>
          <w:i/>
        </w:rPr>
        <w:t xml:space="preserve"> BODY39B</w:t>
      </w:r>
    </w:p>
    <w:p w14:paraId="77224B8C" w14:textId="77777777" w:rsidR="00F8608F" w:rsidRDefault="00AC3B41">
      <w:r>
        <w:t>END39</w:t>
      </w:r>
    </w:p>
    <w:p w14:paraId="79B93F9A" w14:textId="77777777" w:rsidR="00F8608F" w:rsidRDefault="00AC3B41">
      <w:r>
        <w:t>BEGIN40 BH replace tracked from body40b to head40a</w:t>
      </w:r>
    </w:p>
    <w:p w14:paraId="52C9FFFD" w14:textId="56FD0AAA" w:rsidR="00F8608F" w:rsidDel="00290B86" w:rsidRDefault="00AC3B41">
      <w:pPr>
        <w:jc w:val="center"/>
        <w:rPr>
          <w:del w:id="60" w:author="Author A" w:date="2026-10-22T09:04:00Z" w16du:dateUtc="2026-10-21T22:04:00Z"/>
        </w:rPr>
      </w:pPr>
      <w:r>
        <w:rPr>
          <w:i/>
        </w:rPr>
        <w:t xml:space="preserve">BODY40A </w:t>
      </w:r>
      <w:ins w:id="61" w:author="Author A" w:date="2026-10-22T09:04:00Z" w16du:dateUtc="2026-10-21T22:04:00Z">
        <w:r w:rsidR="00290B86">
          <w:rPr>
            <w:i/>
          </w:rPr>
          <w:t>NEWTEXT</w:t>
        </w:r>
      </w:ins>
      <w:del w:id="62" w:author="Author A" w:date="2026-10-22T09:04:00Z" w16du:dateUtc="2026-10-21T22:04:00Z">
        <w:r w:rsidDel="00290B86">
          <w:rPr>
            <w:i/>
          </w:rPr>
          <w:delText>BODY40B</w:delText>
        </w:r>
      </w:del>
    </w:p>
    <w:p w14:paraId="2A6E6F4B" w14:textId="0ECC8453" w:rsidR="00F8608F" w:rsidRDefault="00AC3B41">
      <w:pPr>
        <w:pStyle w:val="Heading1"/>
      </w:pPr>
      <w:del w:id="63" w:author="Author A" w:date="2026-10-22T09:04:00Z" w16du:dateUtc="2026-10-21T22:04:00Z">
        <w:r w:rsidDel="00290B86">
          <w:delText>HEAD40A</w:delText>
        </w:r>
      </w:del>
      <w:r>
        <w:t xml:space="preserve"> HEAD40B</w:t>
      </w:r>
    </w:p>
    <w:p w14:paraId="69B056AD" w14:textId="77777777" w:rsidR="00F8608F" w:rsidRDefault="00AC3B41">
      <w:r>
        <w:t>END40</w:t>
      </w:r>
    </w:p>
    <w:p w14:paraId="2CFA2129" w14:textId="77777777" w:rsidR="00F8608F" w:rsidRDefault="00AC3B41">
      <w:r>
        <w:t>BEGIN41 LB replace tracked from list41b to body41a</w:t>
      </w:r>
    </w:p>
    <w:p w14:paraId="12D6F478" w14:textId="1E723C7B" w:rsidR="00F8608F" w:rsidDel="00290B86" w:rsidRDefault="00AC3B41">
      <w:pPr>
        <w:pStyle w:val="ListParagraph"/>
        <w:numPr>
          <w:ilvl w:val="0"/>
          <w:numId w:val="12"/>
        </w:numPr>
        <w:rPr>
          <w:del w:id="64" w:author="Author A" w:date="2026-10-22T09:04:00Z" w16du:dateUtc="2026-10-21T22:04:00Z"/>
        </w:rPr>
      </w:pPr>
      <w:r>
        <w:rPr>
          <w:u w:val="single"/>
        </w:rPr>
        <w:t xml:space="preserve">LIST41A </w:t>
      </w:r>
      <w:ins w:id="65" w:author="Author A" w:date="2026-10-22T09:04:00Z" w16du:dateUtc="2026-10-21T22:04:00Z">
        <w:r w:rsidR="00290B86">
          <w:rPr>
            <w:u w:val="single"/>
          </w:rPr>
          <w:t>NEWTEXT</w:t>
        </w:r>
      </w:ins>
      <w:del w:id="66" w:author="Author A" w:date="2026-10-22T09:04:00Z" w16du:dateUtc="2026-10-21T22:04:00Z">
        <w:r w:rsidDel="00290B86">
          <w:rPr>
            <w:u w:val="single"/>
          </w:rPr>
          <w:delText>LIST41B</w:delText>
        </w:r>
      </w:del>
    </w:p>
    <w:p w14:paraId="5B6D5983" w14:textId="3AD52827" w:rsidR="00F8608F" w:rsidRDefault="00AC3B41">
      <w:pPr>
        <w:jc w:val="center"/>
      </w:pPr>
      <w:del w:id="67" w:author="Author A" w:date="2026-10-22T09:04:00Z" w16du:dateUtc="2026-10-21T22:04:00Z">
        <w:r w:rsidDel="00290B86">
          <w:rPr>
            <w:i/>
          </w:rPr>
          <w:delText>BODY41A</w:delText>
        </w:r>
      </w:del>
      <w:r>
        <w:rPr>
          <w:i/>
        </w:rPr>
        <w:t xml:space="preserve"> BODY41B</w:t>
      </w:r>
    </w:p>
    <w:p w14:paraId="0D0FE018" w14:textId="77777777" w:rsidR="00F8608F" w:rsidRDefault="00AC3B41">
      <w:r>
        <w:t>END41</w:t>
      </w:r>
    </w:p>
    <w:p w14:paraId="3514A29B" w14:textId="77777777" w:rsidR="00F8608F" w:rsidRDefault="00AC3B41">
      <w:r>
        <w:lastRenderedPageBreak/>
        <w:t>BEGIN42 BL replace tracked from body42b to list42a</w:t>
      </w:r>
    </w:p>
    <w:p w14:paraId="73AEDC63" w14:textId="1A8E91F3" w:rsidR="00F8608F" w:rsidDel="00290B86" w:rsidRDefault="00AC3B41">
      <w:pPr>
        <w:jc w:val="center"/>
        <w:rPr>
          <w:del w:id="68" w:author="Author A" w:date="2026-10-22T09:04:00Z" w16du:dateUtc="2026-10-21T22:04:00Z"/>
        </w:rPr>
      </w:pPr>
      <w:r>
        <w:rPr>
          <w:i/>
        </w:rPr>
        <w:t xml:space="preserve">BODY42A </w:t>
      </w:r>
      <w:ins w:id="69" w:author="Author A" w:date="2026-10-22T09:04:00Z" w16du:dateUtc="2026-10-21T22:04:00Z">
        <w:r w:rsidR="00290B86">
          <w:rPr>
            <w:i/>
          </w:rPr>
          <w:t>NEWTEXT</w:t>
        </w:r>
      </w:ins>
      <w:del w:id="70" w:author="Author A" w:date="2026-10-22T09:04:00Z" w16du:dateUtc="2026-10-21T22:04:00Z">
        <w:r w:rsidDel="00290B86">
          <w:rPr>
            <w:i/>
          </w:rPr>
          <w:delText>BODY42B</w:delText>
        </w:r>
      </w:del>
    </w:p>
    <w:p w14:paraId="1649B821" w14:textId="44876DDD" w:rsidR="00F8608F" w:rsidRDefault="00AC3B41">
      <w:pPr>
        <w:pStyle w:val="ListParagraph"/>
        <w:numPr>
          <w:ilvl w:val="0"/>
          <w:numId w:val="13"/>
        </w:numPr>
      </w:pPr>
      <w:del w:id="71" w:author="Author A" w:date="2026-10-22T09:04:00Z" w16du:dateUtc="2026-10-21T22:04:00Z">
        <w:r w:rsidDel="00290B86">
          <w:rPr>
            <w:u w:val="single"/>
          </w:rPr>
          <w:delText>LIST42A</w:delText>
        </w:r>
      </w:del>
      <w:r>
        <w:rPr>
          <w:u w:val="single"/>
        </w:rPr>
        <w:t xml:space="preserve"> LIST42B</w:t>
      </w:r>
    </w:p>
    <w:p w14:paraId="25298EB3" w14:textId="77777777" w:rsidR="00F8608F" w:rsidRDefault="00AC3B41">
      <w:r>
        <w:t>END42</w:t>
      </w:r>
    </w:p>
    <w:p w14:paraId="46543228" w14:textId="77777777" w:rsidR="00F8608F" w:rsidRDefault="00AC3B41">
      <w:r>
        <w:t>BEGIN43 TBL replace tracked from head43b to body43a</w:t>
      </w:r>
    </w:p>
    <w:p w14:paraId="27150D29" w14:textId="106FB790" w:rsidR="00F8608F" w:rsidDel="00290B86" w:rsidRDefault="00AC3B41">
      <w:pPr>
        <w:pStyle w:val="Heading1"/>
        <w:rPr>
          <w:del w:id="72" w:author="Author A" w:date="2026-10-22T09:04:00Z" w16du:dateUtc="2026-10-21T22:04:00Z"/>
        </w:rPr>
      </w:pPr>
      <w:r>
        <w:t xml:space="preserve">HEAD43A </w:t>
      </w:r>
      <w:ins w:id="73" w:author="Author A" w:date="2026-10-22T09:04:00Z" w16du:dateUtc="2026-10-21T22:04:00Z">
        <w:r w:rsidR="00290B86">
          <w:t>NEWTEXT</w:t>
        </w:r>
      </w:ins>
      <w:del w:id="74" w:author="Author A" w:date="2026-10-22T09:04:00Z" w16du:dateUtc="2026-10-21T22:04:00Z">
        <w:r w:rsidDel="00290B86">
          <w:delText>HEAD43B</w:delText>
        </w:r>
      </w:del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Del="00290B86" w14:paraId="46AA9CBB" w14:textId="1D180502">
        <w:trPr>
          <w:del w:id="75" w:author="Author A" w:date="2026-10-22T09:04:00Z" w16du:dateUtc="2026-10-21T22:04:00Z"/>
        </w:trPr>
        <w:tc>
          <w:tcPr>
            <w:tcW w:w="3000" w:type="dxa"/>
          </w:tcPr>
          <w:p w14:paraId="6DA6B58F" w14:textId="1DAE50D2" w:rsidR="00F8608F" w:rsidDel="00290B86" w:rsidRDefault="00AC3B41">
            <w:pPr>
              <w:rPr>
                <w:del w:id="76" w:author="Author A" w:date="2026-10-22T09:04:00Z" w16du:dateUtc="2026-10-21T22:04:00Z"/>
              </w:rPr>
            </w:pPr>
            <w:del w:id="77" w:author="Author A" w:date="2026-10-22T09:04:00Z" w16du:dateUtc="2026-10-21T22:04:00Z">
              <w:r w:rsidDel="00290B86">
                <w:delText>T43R1C1A T43R1C1B</w:delText>
              </w:r>
            </w:del>
          </w:p>
        </w:tc>
        <w:tc>
          <w:tcPr>
            <w:tcW w:w="3000" w:type="dxa"/>
          </w:tcPr>
          <w:p w14:paraId="2F901CB8" w14:textId="3908AE6B" w:rsidR="00F8608F" w:rsidDel="00290B86" w:rsidRDefault="00AC3B41">
            <w:pPr>
              <w:rPr>
                <w:del w:id="78" w:author="Author A" w:date="2026-10-22T09:04:00Z" w16du:dateUtc="2026-10-21T22:04:00Z"/>
              </w:rPr>
            </w:pPr>
            <w:del w:id="79" w:author="Author A" w:date="2026-10-22T09:04:00Z" w16du:dateUtc="2026-10-21T22:04:00Z">
              <w:r w:rsidDel="00290B86">
                <w:delText>T43R1C2A T43R1C2B</w:delText>
              </w:r>
            </w:del>
          </w:p>
        </w:tc>
      </w:tr>
      <w:tr w:rsidR="00F8608F" w:rsidDel="00290B86" w14:paraId="3D20D9F8" w14:textId="1F75C11B">
        <w:trPr>
          <w:del w:id="80" w:author="Author A" w:date="2026-10-22T09:04:00Z" w16du:dateUtc="2026-10-21T22:04:00Z"/>
        </w:trPr>
        <w:tc>
          <w:tcPr>
            <w:tcW w:w="3000" w:type="dxa"/>
          </w:tcPr>
          <w:p w14:paraId="1A4B7C44" w14:textId="2B718888" w:rsidR="00F8608F" w:rsidDel="00290B86" w:rsidRDefault="00AC3B41">
            <w:pPr>
              <w:rPr>
                <w:del w:id="81" w:author="Author A" w:date="2026-10-22T09:04:00Z" w16du:dateUtc="2026-10-21T22:04:00Z"/>
              </w:rPr>
            </w:pPr>
            <w:del w:id="82" w:author="Author A" w:date="2026-10-22T09:04:00Z" w16du:dateUtc="2026-10-21T22:04:00Z">
              <w:r w:rsidDel="00290B86">
                <w:delText>T43R2C1A T43R2C1B</w:delText>
              </w:r>
            </w:del>
          </w:p>
        </w:tc>
        <w:tc>
          <w:tcPr>
            <w:tcW w:w="3000" w:type="dxa"/>
          </w:tcPr>
          <w:p w14:paraId="5CEAF75F" w14:textId="4574733D" w:rsidR="00F8608F" w:rsidDel="00290B86" w:rsidRDefault="00AC3B41">
            <w:pPr>
              <w:rPr>
                <w:del w:id="83" w:author="Author A" w:date="2026-10-22T09:04:00Z" w16du:dateUtc="2026-10-21T22:04:00Z"/>
              </w:rPr>
            </w:pPr>
            <w:del w:id="84" w:author="Author A" w:date="2026-10-22T09:04:00Z" w16du:dateUtc="2026-10-21T22:04:00Z">
              <w:r w:rsidDel="00290B86">
                <w:delText>T43R2C2A T43R2C2B</w:delText>
              </w:r>
            </w:del>
          </w:p>
        </w:tc>
      </w:tr>
    </w:tbl>
    <w:p w14:paraId="3056CC7F" w14:textId="037DE967" w:rsidR="00F8608F" w:rsidRDefault="00AC3B41">
      <w:pPr>
        <w:jc w:val="center"/>
      </w:pPr>
      <w:del w:id="85" w:author="Author A" w:date="2026-10-22T09:04:00Z" w16du:dateUtc="2026-10-21T22:04:00Z">
        <w:r w:rsidDel="00290B86">
          <w:rPr>
            <w:i/>
          </w:rPr>
          <w:delText>BODY43A</w:delText>
        </w:r>
      </w:del>
      <w:r>
        <w:rPr>
          <w:i/>
        </w:rPr>
        <w:t xml:space="preserve"> BODY43B</w:t>
      </w:r>
    </w:p>
    <w:p w14:paraId="0CEFEFF8" w14:textId="77777777" w:rsidR="00F8608F" w:rsidRDefault="00AC3B41">
      <w:r>
        <w:t>END43</w:t>
      </w:r>
    </w:p>
    <w:p w14:paraId="6BD5A9AC" w14:textId="77777777" w:rsidR="00F8608F" w:rsidRDefault="00AC3B41">
      <w:r>
        <w:t>BEGIN44 INTO replace tracked from head44b to t44r2c1a</w:t>
      </w:r>
    </w:p>
    <w:p w14:paraId="7EDB2E9B" w14:textId="77777777" w:rsidR="00F8608F" w:rsidRDefault="00AC3B41">
      <w:pPr>
        <w:pStyle w:val="Heading1"/>
      </w:pPr>
      <w:r>
        <w:t>HEAD44A HEAD44B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29D68199" w14:textId="77777777">
        <w:tc>
          <w:tcPr>
            <w:tcW w:w="3000" w:type="dxa"/>
          </w:tcPr>
          <w:p w14:paraId="3997EBB7" w14:textId="77777777" w:rsidR="00F8608F" w:rsidRDefault="00AC3B41">
            <w:r>
              <w:t>T44R1C1A T44R1C1B</w:t>
            </w:r>
          </w:p>
        </w:tc>
        <w:tc>
          <w:tcPr>
            <w:tcW w:w="3000" w:type="dxa"/>
          </w:tcPr>
          <w:p w14:paraId="143AAB9E" w14:textId="77777777" w:rsidR="00F8608F" w:rsidRDefault="00AC3B41">
            <w:r>
              <w:t>T44R1C2A T44R1C2B</w:t>
            </w:r>
          </w:p>
        </w:tc>
      </w:tr>
      <w:tr w:rsidR="00F8608F" w14:paraId="6CBFEFA3" w14:textId="77777777">
        <w:tc>
          <w:tcPr>
            <w:tcW w:w="3000" w:type="dxa"/>
          </w:tcPr>
          <w:p w14:paraId="2536A313" w14:textId="77777777" w:rsidR="00F8608F" w:rsidRDefault="00AC3B41">
            <w:r>
              <w:t>T44R2C1A T44R2C1B</w:t>
            </w:r>
          </w:p>
        </w:tc>
        <w:tc>
          <w:tcPr>
            <w:tcW w:w="3000" w:type="dxa"/>
          </w:tcPr>
          <w:p w14:paraId="3C1AD73C" w14:textId="77777777" w:rsidR="00F8608F" w:rsidRDefault="00AC3B41">
            <w:r>
              <w:t>T44R2C2A T44R2C2B</w:t>
            </w:r>
          </w:p>
        </w:tc>
      </w:tr>
    </w:tbl>
    <w:p w14:paraId="1A592E10" w14:textId="77777777" w:rsidR="00F8608F" w:rsidRDefault="00AC3B41">
      <w:pPr>
        <w:jc w:val="center"/>
      </w:pPr>
      <w:r>
        <w:rPr>
          <w:i/>
        </w:rPr>
        <w:t>BODY44A BODY44B</w:t>
      </w:r>
    </w:p>
    <w:p w14:paraId="6A48DA60" w14:textId="77777777" w:rsidR="00F8608F" w:rsidRDefault="00AC3B41">
      <w:r>
        <w:t>END44</w:t>
      </w:r>
    </w:p>
    <w:p w14:paraId="07EE886B" w14:textId="77777777" w:rsidR="00F8608F" w:rsidRDefault="00AC3B41">
      <w:r>
        <w:t>BEGIN45 CELL replace tracked from t45r1c1b to body45a</w:t>
      </w:r>
    </w:p>
    <w:p w14:paraId="64F427CB" w14:textId="77777777" w:rsidR="00F8608F" w:rsidRDefault="00AC3B41">
      <w:pPr>
        <w:pStyle w:val="Heading1"/>
      </w:pPr>
      <w:r>
        <w:t>HEAD45A HEAD45B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468E2AA" w14:textId="77777777">
        <w:tc>
          <w:tcPr>
            <w:tcW w:w="3000" w:type="dxa"/>
          </w:tcPr>
          <w:p w14:paraId="05A7760F" w14:textId="77777777" w:rsidR="00F8608F" w:rsidRDefault="00AC3B41">
            <w:r>
              <w:t>T45R1C1A T45R1C1B</w:t>
            </w:r>
          </w:p>
        </w:tc>
        <w:tc>
          <w:tcPr>
            <w:tcW w:w="3000" w:type="dxa"/>
          </w:tcPr>
          <w:p w14:paraId="0468D2BA" w14:textId="77777777" w:rsidR="00F8608F" w:rsidRDefault="00AC3B41">
            <w:r>
              <w:t>T45R1C2A T45R1C2B</w:t>
            </w:r>
          </w:p>
        </w:tc>
      </w:tr>
      <w:tr w:rsidR="00F8608F" w14:paraId="512A6C0B" w14:textId="77777777">
        <w:tc>
          <w:tcPr>
            <w:tcW w:w="3000" w:type="dxa"/>
          </w:tcPr>
          <w:p w14:paraId="06CC7D56" w14:textId="77777777" w:rsidR="00F8608F" w:rsidRDefault="00AC3B41">
            <w:r>
              <w:t>T45R2C1A T45R2C1B</w:t>
            </w:r>
          </w:p>
        </w:tc>
        <w:tc>
          <w:tcPr>
            <w:tcW w:w="3000" w:type="dxa"/>
          </w:tcPr>
          <w:p w14:paraId="6DF0FD18" w14:textId="77777777" w:rsidR="00F8608F" w:rsidRDefault="00AC3B41">
            <w:r>
              <w:t>T45R2C2A T45R2C2B</w:t>
            </w:r>
          </w:p>
        </w:tc>
      </w:tr>
    </w:tbl>
    <w:p w14:paraId="637FB23E" w14:textId="77777777" w:rsidR="00F8608F" w:rsidRDefault="00AC3B41">
      <w:pPr>
        <w:jc w:val="center"/>
      </w:pPr>
      <w:r>
        <w:rPr>
          <w:i/>
        </w:rPr>
        <w:t>BODY45A BODY45B</w:t>
      </w:r>
    </w:p>
    <w:p w14:paraId="34E5E2F8" w14:textId="77777777" w:rsidR="00F8608F" w:rsidRDefault="00AC3B41">
      <w:r>
        <w:t>END45</w:t>
      </w:r>
    </w:p>
    <w:p w14:paraId="724113E4" w14:textId="77777777" w:rsidR="00F8608F" w:rsidRDefault="00AC3B41">
      <w:r>
        <w:t>BEGIN46 CC replace tracked control c52-46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46"/>
        <w:tag w:val="c52-46"/>
        <w:id w:val="52046"/>
      </w:sdtPr>
      <w:sdtEndPr/>
      <w:sdtContent>
        <w:p w14:paraId="45A4FCD3" w14:textId="5A4835B7" w:rsidR="00F8608F" w:rsidDel="00290B86" w:rsidRDefault="00290B86">
          <w:pPr>
            <w:pStyle w:val="Heading1"/>
            <w:rPr>
              <w:del w:id="86" w:author="Author A" w:date="2026-10-22T09:04:00Z" w16du:dateUtc="2026-10-21T22:04:00Z"/>
            </w:rPr>
          </w:pPr>
          <w:ins w:id="87" w:author="Author A" w:date="2026-10-22T09:04:00Z" w16du:dateUtc="2026-10-21T22:04:00Z">
            <w:r>
              <w:t>NEWTEXT</w:t>
            </w:r>
          </w:ins>
          <w:del w:id="88" w:author="Author A" w:date="2026-10-22T09:04:00Z" w16du:dateUtc="2026-10-21T22:04:00Z">
            <w:r w:rsidR="00AC3B41" w:rsidDel="00290B86">
              <w:delText>HEAD46A HEAD46B</w:delText>
            </w:r>
          </w:del>
        </w:p>
        <w:p w14:paraId="6584132D" w14:textId="0F97F0CB" w:rsidR="00F8608F" w:rsidDel="00290B86" w:rsidRDefault="00AC3B41">
          <w:pPr>
            <w:jc w:val="center"/>
            <w:rPr>
              <w:del w:id="89" w:author="Author A" w:date="2026-10-22T09:04:00Z" w16du:dateUtc="2026-10-21T22:04:00Z"/>
            </w:rPr>
          </w:pPr>
          <w:del w:id="90" w:author="Author A" w:date="2026-10-22T09:04:00Z" w16du:dateUtc="2026-10-21T22:04:00Z">
            <w:r w:rsidDel="00290B86">
              <w:rPr>
                <w:i/>
              </w:rPr>
              <w:delText>BODY46A BODY46B</w:delText>
            </w:r>
          </w:del>
        </w:p>
        <w:p w14:paraId="16E08E1A" w14:textId="52FD4B8D" w:rsidR="00F8608F" w:rsidRDefault="00AC3B41">
          <w:pPr>
            <w:pStyle w:val="ListParagraph"/>
            <w:numPr>
              <w:ilvl w:val="0"/>
              <w:numId w:val="14"/>
            </w:numPr>
          </w:pPr>
          <w:del w:id="91" w:author="Author A" w:date="2026-10-22T09:04:00Z" w16du:dateUtc="2026-10-21T22:04:00Z">
            <w:r w:rsidDel="00290B86">
              <w:rPr>
                <w:u w:val="single"/>
              </w:rPr>
              <w:delText>LIST46A LIST46B</w:delText>
            </w:r>
          </w:del>
        </w:p>
      </w:sdtContent>
    </w:sdt>
    <w:p w14:paraId="3FB82C60" w14:textId="77777777" w:rsidR="00F8608F" w:rsidRDefault="00AC3B41">
      <w:r>
        <w:t>END46</w:t>
      </w:r>
    </w:p>
    <w:p w14:paraId="178B29CE" w14:textId="77777777" w:rsidR="00F8608F" w:rsidRDefault="00AC3B41">
      <w:r>
        <w:t>BEGIN47 W1 replace tracked whole body47a</w:t>
      </w:r>
    </w:p>
    <w:p w14:paraId="50CF8FE3" w14:textId="0EDFC0C6" w:rsidR="00F8608F" w:rsidRDefault="00290B86">
      <w:pPr>
        <w:jc w:val="center"/>
      </w:pPr>
      <w:ins w:id="92" w:author="Author A" w:date="2026-10-22T09:04:00Z" w16du:dateUtc="2026-10-21T22:04:00Z">
        <w:r>
          <w:rPr>
            <w:i/>
          </w:rPr>
          <w:t>NEWTEXT</w:t>
        </w:r>
      </w:ins>
      <w:del w:id="93" w:author="Author A" w:date="2026-10-22T09:04:00Z" w16du:dateUtc="2026-10-21T22:04:00Z">
        <w:r w:rsidR="00AC3B41" w:rsidDel="00290B86">
          <w:rPr>
            <w:i/>
          </w:rPr>
          <w:delText>BODY47A BODY47B</w:delText>
        </w:r>
      </w:del>
    </w:p>
    <w:p w14:paraId="45CFDF51" w14:textId="77777777" w:rsidR="00F8608F" w:rsidRDefault="00AC3B41">
      <w:pPr>
        <w:jc w:val="right"/>
      </w:pPr>
      <w:r>
        <w:t>NEXT47A NEXT47B</w:t>
      </w:r>
    </w:p>
    <w:p w14:paraId="52B6F6D3" w14:textId="77777777" w:rsidR="00F8608F" w:rsidRDefault="00AC3B41">
      <w:r>
        <w:t>END47</w:t>
      </w:r>
    </w:p>
    <w:p w14:paraId="5027D2AB" w14:textId="77777777" w:rsidR="00F8608F" w:rsidRDefault="00AC3B41">
      <w:r>
        <w:t>BEGIN48 W2 replace tracked from head48b to-mark body48a</w:t>
      </w:r>
    </w:p>
    <w:p w14:paraId="22C9D80B" w14:textId="3A1E5485" w:rsidR="00F8608F" w:rsidDel="00290B86" w:rsidRDefault="00AC3B41">
      <w:pPr>
        <w:pStyle w:val="Heading1"/>
        <w:rPr>
          <w:del w:id="94" w:author="Author A" w:date="2026-10-22T09:04:00Z" w16du:dateUtc="2026-10-21T22:04:00Z"/>
        </w:rPr>
      </w:pPr>
      <w:r>
        <w:t xml:space="preserve">HEAD48A </w:t>
      </w:r>
      <w:ins w:id="95" w:author="Author A" w:date="2026-10-22T09:04:00Z" w16du:dateUtc="2026-10-21T22:04:00Z">
        <w:r w:rsidR="00290B86">
          <w:t>NEWTEXT</w:t>
        </w:r>
      </w:ins>
      <w:del w:id="96" w:author="Author A" w:date="2026-10-22T09:04:00Z" w16du:dateUtc="2026-10-21T22:04:00Z">
        <w:r w:rsidDel="00290B86">
          <w:delText>HEAD48B</w:delText>
        </w:r>
      </w:del>
    </w:p>
    <w:p w14:paraId="3471E361" w14:textId="02D17FBE" w:rsidR="00F8608F" w:rsidRDefault="00AC3B41">
      <w:pPr>
        <w:jc w:val="center"/>
      </w:pPr>
      <w:del w:id="97" w:author="Author A" w:date="2026-10-22T09:04:00Z" w16du:dateUtc="2026-10-21T22:04:00Z">
        <w:r w:rsidDel="00290B86">
          <w:rPr>
            <w:i/>
          </w:rPr>
          <w:delText>BODY48A BODY48B</w:delText>
        </w:r>
      </w:del>
    </w:p>
    <w:p w14:paraId="102CE1B9" w14:textId="77777777" w:rsidR="00F8608F" w:rsidRDefault="00AC3B41">
      <w:pPr>
        <w:jc w:val="right"/>
      </w:pPr>
      <w:r>
        <w:t>NEXT48A NEXT48B</w:t>
      </w:r>
    </w:p>
    <w:p w14:paraId="24DC35C0" w14:textId="77777777" w:rsidR="00F8608F" w:rsidRDefault="00AC3B41">
      <w:r>
        <w:t>END48</w:t>
      </w:r>
    </w:p>
    <w:p w14:paraId="2F06BB6D" w14:textId="77777777" w:rsidR="00F8608F" w:rsidRDefault="00AC3B41">
      <w:r>
        <w:t>BEGIN49 HB bold untracked from head49b to body49a</w:t>
      </w:r>
    </w:p>
    <w:p w14:paraId="305112AD" w14:textId="77777777" w:rsidR="00F8608F" w:rsidRPr="00290B86" w:rsidRDefault="00AC3B41">
      <w:pPr>
        <w:pStyle w:val="Heading1"/>
      </w:pPr>
      <w:r>
        <w:t xml:space="preserve">HEAD49A </w:t>
      </w:r>
      <w:r w:rsidRPr="00290B86">
        <w:t>HEAD49B</w:t>
      </w:r>
    </w:p>
    <w:p w14:paraId="314634AA" w14:textId="77777777" w:rsidR="00F8608F" w:rsidRDefault="00AC3B41">
      <w:pPr>
        <w:jc w:val="center"/>
      </w:pPr>
      <w:r w:rsidRPr="00290B86">
        <w:rPr>
          <w:b/>
          <w:i/>
        </w:rPr>
        <w:t>BODY49A</w:t>
      </w:r>
      <w:r>
        <w:rPr>
          <w:i/>
        </w:rPr>
        <w:t xml:space="preserve"> BODY49B</w:t>
      </w:r>
    </w:p>
    <w:p w14:paraId="6D5F31FA" w14:textId="77777777" w:rsidR="00F8608F" w:rsidRDefault="00AC3B41">
      <w:r>
        <w:t>END49</w:t>
      </w:r>
    </w:p>
    <w:p w14:paraId="780D23F3" w14:textId="77777777" w:rsidR="00F8608F" w:rsidRDefault="00AC3B41">
      <w:r>
        <w:t>BEGIN50 TBL bold untracked from head50b to body50a</w:t>
      </w:r>
    </w:p>
    <w:p w14:paraId="2B292348" w14:textId="77777777" w:rsidR="00F8608F" w:rsidRPr="00290B86" w:rsidRDefault="00AC3B41">
      <w:pPr>
        <w:pStyle w:val="Heading1"/>
      </w:pPr>
      <w:r>
        <w:t xml:space="preserve">HEAD50A </w:t>
      </w:r>
      <w:r w:rsidRPr="00290B86">
        <w:t>HEAD50B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69F1E9C2" w14:textId="77777777">
        <w:tc>
          <w:tcPr>
            <w:tcW w:w="3000" w:type="dxa"/>
          </w:tcPr>
          <w:p w14:paraId="643B3A53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T50R1C1A T50R1C1B</w:t>
            </w:r>
          </w:p>
        </w:tc>
        <w:tc>
          <w:tcPr>
            <w:tcW w:w="3000" w:type="dxa"/>
          </w:tcPr>
          <w:p w14:paraId="4F3972B2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T50R1C2A T50R1C2B</w:t>
            </w:r>
          </w:p>
        </w:tc>
      </w:tr>
      <w:tr w:rsidR="00F8608F" w:rsidRPr="00290B86" w14:paraId="094A83E0" w14:textId="77777777">
        <w:tc>
          <w:tcPr>
            <w:tcW w:w="3000" w:type="dxa"/>
          </w:tcPr>
          <w:p w14:paraId="00A1A22E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T50R2C1A T50R2C1B</w:t>
            </w:r>
          </w:p>
        </w:tc>
        <w:tc>
          <w:tcPr>
            <w:tcW w:w="3000" w:type="dxa"/>
          </w:tcPr>
          <w:p w14:paraId="53D76500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 xml:space="preserve">T50R2C2A </w:t>
            </w:r>
            <w:r w:rsidRPr="00290B86">
              <w:rPr>
                <w:b/>
              </w:rPr>
              <w:t>T50R2C2B</w:t>
            </w:r>
          </w:p>
        </w:tc>
      </w:tr>
    </w:tbl>
    <w:p w14:paraId="0AB1E346" w14:textId="77777777" w:rsidR="00F8608F" w:rsidRDefault="00AC3B41">
      <w:pPr>
        <w:jc w:val="center"/>
      </w:pPr>
      <w:r w:rsidRPr="00290B86">
        <w:rPr>
          <w:b/>
          <w:i/>
        </w:rPr>
        <w:t>BODY50A</w:t>
      </w:r>
      <w:r>
        <w:rPr>
          <w:i/>
        </w:rPr>
        <w:t xml:space="preserve"> BODY50B</w:t>
      </w:r>
    </w:p>
    <w:p w14:paraId="65689F10" w14:textId="77777777" w:rsidR="00F8608F" w:rsidRDefault="00AC3B41">
      <w:r>
        <w:t>END50</w:t>
      </w:r>
    </w:p>
    <w:p w14:paraId="79AB1036" w14:textId="77777777" w:rsidR="00F8608F" w:rsidRDefault="00AC3B41">
      <w:r>
        <w:t>BEGIN51 CELL bold untracked from t51r1c1b to body51a</w:t>
      </w:r>
    </w:p>
    <w:p w14:paraId="3299DAEF" w14:textId="77777777" w:rsidR="00F8608F" w:rsidRDefault="00AC3B41">
      <w:pPr>
        <w:pStyle w:val="Heading1"/>
      </w:pPr>
      <w:r>
        <w:lastRenderedPageBreak/>
        <w:t>HEAD51A HEAD51B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316159B8" w14:textId="77777777">
        <w:tc>
          <w:tcPr>
            <w:tcW w:w="3000" w:type="dxa"/>
          </w:tcPr>
          <w:p w14:paraId="5370CB47" w14:textId="77777777" w:rsidR="00F8608F" w:rsidRPr="00290B86" w:rsidRDefault="00AC3B41">
            <w:pPr>
              <w:rPr>
                <w:b/>
              </w:rPr>
            </w:pPr>
            <w:r>
              <w:t xml:space="preserve">T51R1C1A </w:t>
            </w:r>
            <w:r w:rsidRPr="00290B86">
              <w:rPr>
                <w:b/>
              </w:rPr>
              <w:t>T51R1C1B</w:t>
            </w:r>
          </w:p>
        </w:tc>
        <w:tc>
          <w:tcPr>
            <w:tcW w:w="3000" w:type="dxa"/>
          </w:tcPr>
          <w:p w14:paraId="2933556F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T51R1C2A T51R1C2B</w:t>
            </w:r>
          </w:p>
        </w:tc>
      </w:tr>
      <w:tr w:rsidR="00F8608F" w:rsidRPr="00290B86" w14:paraId="07C4742C" w14:textId="77777777">
        <w:tc>
          <w:tcPr>
            <w:tcW w:w="3000" w:type="dxa"/>
          </w:tcPr>
          <w:p w14:paraId="7EBBABE0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T51R2C1A T51R2C1B</w:t>
            </w:r>
          </w:p>
        </w:tc>
        <w:tc>
          <w:tcPr>
            <w:tcW w:w="3000" w:type="dxa"/>
          </w:tcPr>
          <w:p w14:paraId="00BDADE2" w14:textId="77777777" w:rsidR="00F8608F" w:rsidRPr="00290B86" w:rsidRDefault="00AC3B41">
            <w:pPr>
              <w:rPr>
                <w:b/>
              </w:rPr>
            </w:pPr>
            <w:r w:rsidRPr="00290B86">
              <w:rPr>
                <w:b/>
              </w:rPr>
              <w:t>T51R2C2A T51R2C2B</w:t>
            </w:r>
          </w:p>
        </w:tc>
      </w:tr>
    </w:tbl>
    <w:p w14:paraId="16A970E3" w14:textId="77777777" w:rsidR="00F8608F" w:rsidRDefault="00AC3B41">
      <w:pPr>
        <w:jc w:val="center"/>
      </w:pPr>
      <w:r w:rsidRPr="00290B86">
        <w:rPr>
          <w:b/>
          <w:i/>
        </w:rPr>
        <w:t>BODY51A</w:t>
      </w:r>
      <w:r>
        <w:rPr>
          <w:i/>
        </w:rPr>
        <w:t xml:space="preserve"> BODY51B</w:t>
      </w:r>
    </w:p>
    <w:p w14:paraId="7D5C7C94" w14:textId="77777777" w:rsidR="00F8608F" w:rsidRDefault="00AC3B41">
      <w:r>
        <w:t>END51</w:t>
      </w:r>
    </w:p>
    <w:p w14:paraId="60244697" w14:textId="77777777" w:rsidR="00F8608F" w:rsidRDefault="00AC3B41">
      <w:r>
        <w:t>BEGIN52 CC bold untracked control c52-52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52"/>
        <w:tag w:val="c52-52"/>
        <w:id w:val="52052"/>
      </w:sdtPr>
      <w:sdtEndPr/>
      <w:sdtContent>
        <w:p w14:paraId="6AB50B02" w14:textId="77777777" w:rsidR="00F8608F" w:rsidRPr="00290B86" w:rsidRDefault="00AC3B41">
          <w:pPr>
            <w:pStyle w:val="Heading1"/>
          </w:pPr>
          <w:r w:rsidRPr="00290B86">
            <w:t>HEAD52A HEAD52B</w:t>
          </w:r>
        </w:p>
        <w:p w14:paraId="3E744B1B" w14:textId="77777777" w:rsidR="00F8608F" w:rsidRPr="00290B86" w:rsidRDefault="00AC3B41">
          <w:pPr>
            <w:jc w:val="center"/>
            <w:rPr>
              <w:b/>
            </w:rPr>
          </w:pPr>
          <w:r w:rsidRPr="00290B86">
            <w:rPr>
              <w:b/>
              <w:i/>
            </w:rPr>
            <w:t>BODY52A BODY52B</w:t>
          </w:r>
        </w:p>
        <w:p w14:paraId="0E721C8F" w14:textId="77777777" w:rsidR="00F8608F" w:rsidRDefault="00AC3B41">
          <w:pPr>
            <w:pStyle w:val="ListParagraph"/>
            <w:numPr>
              <w:ilvl w:val="0"/>
              <w:numId w:val="15"/>
            </w:numPr>
          </w:pPr>
          <w:r w:rsidRPr="00290B86">
            <w:rPr>
              <w:b/>
              <w:u w:val="single"/>
            </w:rPr>
            <w:t>LIST52A LIST52B</w:t>
          </w:r>
        </w:p>
      </w:sdtContent>
    </w:sdt>
    <w:p w14:paraId="4ABE53F2" w14:textId="77777777" w:rsidR="00F8608F" w:rsidRDefault="00AC3B41">
      <w:r>
        <w:t>END52</w:t>
      </w:r>
    </w:p>
    <w:p w14:paraId="02A73506" w14:textId="77777777" w:rsidR="00F8608F" w:rsidRDefault="00AC3B41">
      <w:r>
        <w:t>BEGIN53 HB bold tracked from head53b to body53a</w:t>
      </w:r>
    </w:p>
    <w:p w14:paraId="63A9CCF1" w14:textId="77777777" w:rsidR="00F8608F" w:rsidRPr="00290B86" w:rsidRDefault="00AC3B41">
      <w:pPr>
        <w:pStyle w:val="Heading1"/>
      </w:pPr>
      <w:r>
        <w:t xml:space="preserve">HEAD53A </w:t>
      </w:r>
      <w:r w:rsidRPr="00290B86">
        <w:t>HEAD53B</w:t>
      </w:r>
    </w:p>
    <w:p w14:paraId="04282860" w14:textId="77777777" w:rsidR="00F8608F" w:rsidRDefault="00AC3B41">
      <w:pPr>
        <w:jc w:val="center"/>
      </w:pPr>
      <w:r w:rsidRPr="00290B86">
        <w:rPr>
          <w:b/>
          <w:i/>
          <w:rPrChange w:id="98" w:author="Author A" w:date="2026-10-22T09:04:00Z" w16du:dateUtc="2026-10-21T22:04:00Z">
            <w:rPr>
              <w:i/>
            </w:rPr>
          </w:rPrChange>
        </w:rPr>
        <w:t>BODY53A</w:t>
      </w:r>
      <w:r>
        <w:rPr>
          <w:i/>
        </w:rPr>
        <w:t xml:space="preserve"> BODY53B</w:t>
      </w:r>
    </w:p>
    <w:p w14:paraId="13A1A7CB" w14:textId="77777777" w:rsidR="00F8608F" w:rsidRDefault="00AC3B41">
      <w:r>
        <w:t>END53</w:t>
      </w:r>
    </w:p>
    <w:p w14:paraId="3BAEE413" w14:textId="77777777" w:rsidR="00F8608F" w:rsidRDefault="00AC3B41">
      <w:r>
        <w:t>BEGIN54 TBL bold tracked from head54b to body54a</w:t>
      </w:r>
    </w:p>
    <w:p w14:paraId="3F7071C3" w14:textId="77777777" w:rsidR="00F8608F" w:rsidRPr="00290B86" w:rsidRDefault="00AC3B41">
      <w:pPr>
        <w:pStyle w:val="Heading1"/>
      </w:pPr>
      <w:r>
        <w:t xml:space="preserve">HEAD54A </w:t>
      </w:r>
      <w:r w:rsidRPr="00290B86">
        <w:t>HEAD54B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57C69489" w14:textId="77777777">
        <w:tc>
          <w:tcPr>
            <w:tcW w:w="3000" w:type="dxa"/>
          </w:tcPr>
          <w:p w14:paraId="57C91CE8" w14:textId="77777777" w:rsidR="00F8608F" w:rsidRPr="00290B86" w:rsidRDefault="00AC3B41">
            <w:pPr>
              <w:rPr>
                <w:b/>
                <w:rPrChange w:id="99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00" w:author="Author A" w:date="2026-10-22T09:04:00Z" w16du:dateUtc="2026-10-21T22:04:00Z">
                  <w:rPr/>
                </w:rPrChange>
              </w:rPr>
              <w:t>T54R1C1A T54R1C1B</w:t>
            </w:r>
          </w:p>
        </w:tc>
        <w:tc>
          <w:tcPr>
            <w:tcW w:w="3000" w:type="dxa"/>
          </w:tcPr>
          <w:p w14:paraId="5966CCAB" w14:textId="77777777" w:rsidR="00F8608F" w:rsidRPr="00290B86" w:rsidRDefault="00AC3B41">
            <w:pPr>
              <w:rPr>
                <w:b/>
                <w:rPrChange w:id="101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02" w:author="Author A" w:date="2026-10-22T09:04:00Z" w16du:dateUtc="2026-10-21T22:04:00Z">
                  <w:rPr/>
                </w:rPrChange>
              </w:rPr>
              <w:t>T54R1C2A T54R1C2B</w:t>
            </w:r>
          </w:p>
        </w:tc>
      </w:tr>
      <w:tr w:rsidR="00F8608F" w:rsidRPr="00290B86" w14:paraId="154E65B4" w14:textId="77777777">
        <w:tc>
          <w:tcPr>
            <w:tcW w:w="3000" w:type="dxa"/>
          </w:tcPr>
          <w:p w14:paraId="783D327E" w14:textId="77777777" w:rsidR="00F8608F" w:rsidRPr="00290B86" w:rsidRDefault="00AC3B41">
            <w:pPr>
              <w:rPr>
                <w:b/>
                <w:rPrChange w:id="103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04" w:author="Author A" w:date="2026-10-22T09:04:00Z" w16du:dateUtc="2026-10-21T22:04:00Z">
                  <w:rPr/>
                </w:rPrChange>
              </w:rPr>
              <w:t>T54R2C1A T54R2C1B</w:t>
            </w:r>
          </w:p>
        </w:tc>
        <w:tc>
          <w:tcPr>
            <w:tcW w:w="3000" w:type="dxa"/>
          </w:tcPr>
          <w:p w14:paraId="5EC70D19" w14:textId="77777777" w:rsidR="00F8608F" w:rsidRPr="00290B86" w:rsidRDefault="00AC3B41">
            <w:pPr>
              <w:rPr>
                <w:b/>
                <w:rPrChange w:id="105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06" w:author="Author A" w:date="2026-10-22T09:04:00Z" w16du:dateUtc="2026-10-21T22:04:00Z">
                  <w:rPr/>
                </w:rPrChange>
              </w:rPr>
              <w:t>T54R2C2A T54R2C2B</w:t>
            </w:r>
          </w:p>
        </w:tc>
      </w:tr>
    </w:tbl>
    <w:p w14:paraId="7BA07A43" w14:textId="77777777" w:rsidR="00F8608F" w:rsidRDefault="00AC3B41">
      <w:pPr>
        <w:jc w:val="center"/>
      </w:pPr>
      <w:r w:rsidRPr="00290B86">
        <w:rPr>
          <w:b/>
          <w:i/>
          <w:rPrChange w:id="107" w:author="Author A" w:date="2026-10-22T09:04:00Z" w16du:dateUtc="2026-10-21T22:04:00Z">
            <w:rPr>
              <w:i/>
            </w:rPr>
          </w:rPrChange>
        </w:rPr>
        <w:t>BODY54A</w:t>
      </w:r>
      <w:r>
        <w:rPr>
          <w:i/>
        </w:rPr>
        <w:t xml:space="preserve"> BODY54B</w:t>
      </w:r>
    </w:p>
    <w:p w14:paraId="567F4E4E" w14:textId="77777777" w:rsidR="00F8608F" w:rsidRDefault="00AC3B41">
      <w:r>
        <w:t>END54</w:t>
      </w:r>
    </w:p>
    <w:p w14:paraId="6CEBEAD0" w14:textId="77777777" w:rsidR="00F8608F" w:rsidRDefault="00AC3B41">
      <w:r>
        <w:t>BEGIN55 CELL bold tracked from t55r1c1b to body55a</w:t>
      </w:r>
    </w:p>
    <w:p w14:paraId="319C1DA8" w14:textId="77777777" w:rsidR="00F8608F" w:rsidRDefault="00AC3B41">
      <w:pPr>
        <w:pStyle w:val="Heading1"/>
      </w:pPr>
      <w:r>
        <w:t>HEAD55A HEAD55B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:rsidRPr="00290B86" w14:paraId="756FE4D5" w14:textId="77777777">
        <w:tc>
          <w:tcPr>
            <w:tcW w:w="3000" w:type="dxa"/>
          </w:tcPr>
          <w:p w14:paraId="4D2A85AE" w14:textId="77777777" w:rsidR="00F8608F" w:rsidRPr="00290B86" w:rsidRDefault="00AC3B41">
            <w:pPr>
              <w:rPr>
                <w:b/>
                <w:rPrChange w:id="108" w:author="Author A" w:date="2026-10-22T09:04:00Z" w16du:dateUtc="2026-10-21T22:04:00Z">
                  <w:rPr/>
                </w:rPrChange>
              </w:rPr>
            </w:pPr>
            <w:r>
              <w:t xml:space="preserve">T55R1C1A </w:t>
            </w:r>
            <w:r w:rsidRPr="00290B86">
              <w:rPr>
                <w:b/>
                <w:rPrChange w:id="109" w:author="Author A" w:date="2026-10-22T09:04:00Z" w16du:dateUtc="2026-10-21T22:04:00Z">
                  <w:rPr/>
                </w:rPrChange>
              </w:rPr>
              <w:t>T55R1C1B</w:t>
            </w:r>
          </w:p>
        </w:tc>
        <w:tc>
          <w:tcPr>
            <w:tcW w:w="3000" w:type="dxa"/>
          </w:tcPr>
          <w:p w14:paraId="73574145" w14:textId="77777777" w:rsidR="00F8608F" w:rsidRPr="00290B86" w:rsidRDefault="00AC3B41">
            <w:pPr>
              <w:rPr>
                <w:b/>
                <w:rPrChange w:id="110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11" w:author="Author A" w:date="2026-10-22T09:04:00Z" w16du:dateUtc="2026-10-21T22:04:00Z">
                  <w:rPr/>
                </w:rPrChange>
              </w:rPr>
              <w:t>T55R1C2A T55R1C2B</w:t>
            </w:r>
          </w:p>
        </w:tc>
      </w:tr>
      <w:tr w:rsidR="00F8608F" w:rsidRPr="00290B86" w14:paraId="6FF2A8F0" w14:textId="77777777">
        <w:tc>
          <w:tcPr>
            <w:tcW w:w="3000" w:type="dxa"/>
          </w:tcPr>
          <w:p w14:paraId="60AAA774" w14:textId="77777777" w:rsidR="00F8608F" w:rsidRPr="00290B86" w:rsidRDefault="00AC3B41">
            <w:pPr>
              <w:rPr>
                <w:b/>
                <w:rPrChange w:id="112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13" w:author="Author A" w:date="2026-10-22T09:04:00Z" w16du:dateUtc="2026-10-21T22:04:00Z">
                  <w:rPr/>
                </w:rPrChange>
              </w:rPr>
              <w:t>T55R2C1A T55R2C1B</w:t>
            </w:r>
          </w:p>
        </w:tc>
        <w:tc>
          <w:tcPr>
            <w:tcW w:w="3000" w:type="dxa"/>
          </w:tcPr>
          <w:p w14:paraId="0DE6F286" w14:textId="77777777" w:rsidR="00F8608F" w:rsidRPr="00290B86" w:rsidRDefault="00AC3B41">
            <w:pPr>
              <w:rPr>
                <w:b/>
                <w:rPrChange w:id="114" w:author="Author A" w:date="2026-10-22T09:04:00Z" w16du:dateUtc="2026-10-21T22:04:00Z">
                  <w:rPr/>
                </w:rPrChange>
              </w:rPr>
            </w:pPr>
            <w:r w:rsidRPr="00290B86">
              <w:rPr>
                <w:b/>
                <w:rPrChange w:id="115" w:author="Author A" w:date="2026-10-22T09:04:00Z" w16du:dateUtc="2026-10-21T22:04:00Z">
                  <w:rPr/>
                </w:rPrChange>
              </w:rPr>
              <w:t>T55R2C2A T55R2C2B</w:t>
            </w:r>
          </w:p>
        </w:tc>
      </w:tr>
    </w:tbl>
    <w:p w14:paraId="4B47EA1C" w14:textId="77777777" w:rsidR="00F8608F" w:rsidRDefault="00AC3B41">
      <w:pPr>
        <w:jc w:val="center"/>
      </w:pPr>
      <w:r w:rsidRPr="00290B86">
        <w:rPr>
          <w:b/>
          <w:i/>
          <w:rPrChange w:id="116" w:author="Author A" w:date="2026-10-22T09:04:00Z" w16du:dateUtc="2026-10-21T22:04:00Z">
            <w:rPr>
              <w:i/>
            </w:rPr>
          </w:rPrChange>
        </w:rPr>
        <w:lastRenderedPageBreak/>
        <w:t>BODY55A</w:t>
      </w:r>
      <w:r>
        <w:rPr>
          <w:i/>
        </w:rPr>
        <w:t xml:space="preserve"> BODY55B</w:t>
      </w:r>
    </w:p>
    <w:p w14:paraId="20ED15CE" w14:textId="77777777" w:rsidR="00F8608F" w:rsidRDefault="00AC3B41">
      <w:r>
        <w:t>END55</w:t>
      </w:r>
    </w:p>
    <w:p w14:paraId="426A4D50" w14:textId="77777777" w:rsidR="00F8608F" w:rsidRDefault="00AC3B41">
      <w:r>
        <w:t>BEGIN56 CC bold tracked control c52-56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56"/>
        <w:tag w:val="c52-56"/>
        <w:id w:val="52056"/>
      </w:sdtPr>
      <w:sdtEndPr/>
      <w:sdtContent>
        <w:p w14:paraId="0324C8DD" w14:textId="77777777" w:rsidR="00F8608F" w:rsidRPr="00290B86" w:rsidRDefault="00AC3B41">
          <w:pPr>
            <w:pStyle w:val="Heading1"/>
          </w:pPr>
          <w:r w:rsidRPr="00290B86">
            <w:t>HEAD56A HEAD56B</w:t>
          </w:r>
        </w:p>
        <w:p w14:paraId="353A6EBF" w14:textId="77777777" w:rsidR="00F8608F" w:rsidRPr="00290B86" w:rsidRDefault="00AC3B41">
          <w:pPr>
            <w:jc w:val="center"/>
            <w:rPr>
              <w:b/>
              <w:rPrChange w:id="117" w:author="Author A" w:date="2026-10-22T09:04:00Z" w16du:dateUtc="2026-10-21T22:04:00Z">
                <w:rPr/>
              </w:rPrChange>
            </w:rPr>
          </w:pPr>
          <w:r w:rsidRPr="00290B86">
            <w:rPr>
              <w:b/>
              <w:i/>
              <w:rPrChange w:id="118" w:author="Author A" w:date="2026-10-22T09:04:00Z" w16du:dateUtc="2026-10-21T22:04:00Z">
                <w:rPr>
                  <w:i/>
                </w:rPr>
              </w:rPrChange>
            </w:rPr>
            <w:t>BODY56A BODY56B</w:t>
          </w:r>
        </w:p>
        <w:p w14:paraId="1DB77287" w14:textId="77777777" w:rsidR="00F8608F" w:rsidRDefault="00AC3B41">
          <w:pPr>
            <w:pStyle w:val="ListParagraph"/>
            <w:numPr>
              <w:ilvl w:val="0"/>
              <w:numId w:val="16"/>
            </w:numPr>
          </w:pPr>
          <w:r w:rsidRPr="00290B86">
            <w:rPr>
              <w:b/>
              <w:u w:val="single"/>
              <w:rPrChange w:id="119" w:author="Author A" w:date="2026-10-22T09:04:00Z" w16du:dateUtc="2026-10-21T22:04:00Z">
                <w:rPr>
                  <w:u w:val="single"/>
                </w:rPr>
              </w:rPrChange>
            </w:rPr>
            <w:t>LIST56A LIST56B</w:t>
          </w:r>
        </w:p>
      </w:sdtContent>
    </w:sdt>
    <w:p w14:paraId="21B1670F" w14:textId="77777777" w:rsidR="00F8608F" w:rsidRDefault="00AC3B41">
      <w:r>
        <w:t>END56</w:t>
      </w:r>
    </w:p>
    <w:p w14:paraId="2DCB5EE7" w14:textId="77777777" w:rsidR="00F8608F" w:rsidRDefault="00AC3B41">
      <w:r>
        <w:t>BEGIN57 HB paragraph-before untracked from head57b to body57a</w:t>
      </w:r>
    </w:p>
    <w:p w14:paraId="7B8FC30F" w14:textId="77777777" w:rsidR="00290B86" w:rsidRDefault="00AC3B41">
      <w:pPr>
        <w:pStyle w:val="Heading1"/>
      </w:pPr>
      <w:r>
        <w:t xml:space="preserve">HEAD57A </w:t>
      </w:r>
    </w:p>
    <w:p w14:paraId="06FEF2F5" w14:textId="77777777" w:rsidR="00290B86" w:rsidRDefault="00290B86">
      <w:pPr>
        <w:pStyle w:val="Heading1"/>
      </w:pPr>
      <w:r>
        <w:t>NEWPARA</w:t>
      </w:r>
    </w:p>
    <w:p w14:paraId="6E047D16" w14:textId="549C308A" w:rsidR="00F8608F" w:rsidRDefault="00AC3B41">
      <w:pPr>
        <w:pStyle w:val="Heading1"/>
      </w:pPr>
      <w:r>
        <w:t>HEAD57B</w:t>
      </w:r>
    </w:p>
    <w:p w14:paraId="3D3FA589" w14:textId="77777777" w:rsidR="00F8608F" w:rsidRDefault="00AC3B41">
      <w:pPr>
        <w:jc w:val="center"/>
      </w:pPr>
      <w:r>
        <w:rPr>
          <w:i/>
        </w:rPr>
        <w:t>BODY57A BODY57B</w:t>
      </w:r>
    </w:p>
    <w:p w14:paraId="4DBE4C04" w14:textId="77777777" w:rsidR="00F8608F" w:rsidRDefault="00AC3B41">
      <w:r>
        <w:t>END57</w:t>
      </w:r>
    </w:p>
    <w:p w14:paraId="187707BA" w14:textId="77777777" w:rsidR="00F8608F" w:rsidRDefault="00AC3B41">
      <w:r>
        <w:t>BEGIN58 TBL paragraph-before untracked from head58b to body58a</w:t>
      </w:r>
    </w:p>
    <w:p w14:paraId="4E984931" w14:textId="77777777" w:rsidR="00290B86" w:rsidRDefault="00AC3B41">
      <w:pPr>
        <w:pStyle w:val="Heading1"/>
      </w:pPr>
      <w:r>
        <w:t xml:space="preserve">HEAD58A </w:t>
      </w:r>
    </w:p>
    <w:p w14:paraId="4DB854E3" w14:textId="77777777" w:rsidR="00290B86" w:rsidRDefault="00290B86">
      <w:pPr>
        <w:pStyle w:val="Heading1"/>
      </w:pPr>
      <w:r>
        <w:t>NEWPARA</w:t>
      </w:r>
    </w:p>
    <w:p w14:paraId="29702EFB" w14:textId="0AE9FDC0" w:rsidR="00F8608F" w:rsidRDefault="00AC3B41">
      <w:pPr>
        <w:pStyle w:val="Heading1"/>
      </w:pPr>
      <w:r>
        <w:t>HEAD58B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7A19FFA8" w14:textId="77777777">
        <w:tc>
          <w:tcPr>
            <w:tcW w:w="3000" w:type="dxa"/>
          </w:tcPr>
          <w:p w14:paraId="4FC726CE" w14:textId="77777777" w:rsidR="00F8608F" w:rsidRDefault="00AC3B41">
            <w:r>
              <w:t>T58R1C1A T58R1C1B</w:t>
            </w:r>
          </w:p>
        </w:tc>
        <w:tc>
          <w:tcPr>
            <w:tcW w:w="3000" w:type="dxa"/>
          </w:tcPr>
          <w:p w14:paraId="26287B96" w14:textId="77777777" w:rsidR="00F8608F" w:rsidRDefault="00AC3B41">
            <w:r>
              <w:t xml:space="preserve">T58R1C2A </w:t>
            </w:r>
            <w:r>
              <w:t>T58R1C2B</w:t>
            </w:r>
          </w:p>
        </w:tc>
      </w:tr>
      <w:tr w:rsidR="00F8608F" w14:paraId="24C03A33" w14:textId="77777777">
        <w:tc>
          <w:tcPr>
            <w:tcW w:w="3000" w:type="dxa"/>
          </w:tcPr>
          <w:p w14:paraId="5271CBE3" w14:textId="77777777" w:rsidR="00F8608F" w:rsidRDefault="00AC3B41">
            <w:r>
              <w:t>T58R2C1A T58R2C1B</w:t>
            </w:r>
          </w:p>
        </w:tc>
        <w:tc>
          <w:tcPr>
            <w:tcW w:w="3000" w:type="dxa"/>
          </w:tcPr>
          <w:p w14:paraId="72A7A70B" w14:textId="77777777" w:rsidR="00F8608F" w:rsidRDefault="00AC3B41">
            <w:r>
              <w:t>T58R2C2A T58R2C2B</w:t>
            </w:r>
          </w:p>
        </w:tc>
      </w:tr>
    </w:tbl>
    <w:p w14:paraId="7D856AE6" w14:textId="77777777" w:rsidR="00F8608F" w:rsidRDefault="00AC3B41">
      <w:pPr>
        <w:jc w:val="center"/>
      </w:pPr>
      <w:r>
        <w:rPr>
          <w:i/>
        </w:rPr>
        <w:t>BODY58A BODY58B</w:t>
      </w:r>
    </w:p>
    <w:p w14:paraId="0262F87D" w14:textId="77777777" w:rsidR="00F8608F" w:rsidRDefault="00AC3B41">
      <w:r>
        <w:t>END58</w:t>
      </w:r>
    </w:p>
    <w:p w14:paraId="29E37B80" w14:textId="77777777" w:rsidR="00F8608F" w:rsidRDefault="00AC3B41">
      <w:r>
        <w:t>BEGIN59 CELL paragraph-before untracked from t59r1c1b to body59a</w:t>
      </w:r>
    </w:p>
    <w:p w14:paraId="170597CD" w14:textId="77777777" w:rsidR="00F8608F" w:rsidRDefault="00AC3B41">
      <w:pPr>
        <w:pStyle w:val="Heading1"/>
      </w:pPr>
      <w:r>
        <w:lastRenderedPageBreak/>
        <w:t>HEAD59A HEAD59B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432BDF5E" w14:textId="77777777">
        <w:tc>
          <w:tcPr>
            <w:tcW w:w="3000" w:type="dxa"/>
          </w:tcPr>
          <w:p w14:paraId="493CBF88" w14:textId="77777777" w:rsidR="00290B86" w:rsidRDefault="00AC3B41">
            <w:r>
              <w:t xml:space="preserve">T59R1C1A </w:t>
            </w:r>
          </w:p>
          <w:p w14:paraId="2BC78729" w14:textId="77777777" w:rsidR="00290B86" w:rsidRDefault="00290B86">
            <w:r>
              <w:t>NEWPARA</w:t>
            </w:r>
          </w:p>
          <w:p w14:paraId="4C9D43BA" w14:textId="4149156B" w:rsidR="00F8608F" w:rsidRDefault="00AC3B41">
            <w:r>
              <w:t>T59R1C1B</w:t>
            </w:r>
          </w:p>
        </w:tc>
        <w:tc>
          <w:tcPr>
            <w:tcW w:w="3000" w:type="dxa"/>
          </w:tcPr>
          <w:p w14:paraId="483C0F83" w14:textId="77777777" w:rsidR="00F8608F" w:rsidRDefault="00AC3B41">
            <w:r>
              <w:t>T59R1C2A T59R1C2B</w:t>
            </w:r>
          </w:p>
        </w:tc>
      </w:tr>
      <w:tr w:rsidR="00F8608F" w14:paraId="0E0DDAFF" w14:textId="77777777">
        <w:tc>
          <w:tcPr>
            <w:tcW w:w="3000" w:type="dxa"/>
          </w:tcPr>
          <w:p w14:paraId="0524FDA2" w14:textId="77777777" w:rsidR="00F8608F" w:rsidRDefault="00AC3B41">
            <w:r>
              <w:t>T59R2C1A T59R2C1B</w:t>
            </w:r>
          </w:p>
        </w:tc>
        <w:tc>
          <w:tcPr>
            <w:tcW w:w="3000" w:type="dxa"/>
          </w:tcPr>
          <w:p w14:paraId="7722D337" w14:textId="77777777" w:rsidR="00F8608F" w:rsidRDefault="00AC3B41">
            <w:r>
              <w:t>T59R2C2A T59R2C2B</w:t>
            </w:r>
          </w:p>
        </w:tc>
      </w:tr>
    </w:tbl>
    <w:p w14:paraId="44971F69" w14:textId="77777777" w:rsidR="00F8608F" w:rsidRDefault="00AC3B41">
      <w:pPr>
        <w:jc w:val="center"/>
      </w:pPr>
      <w:r>
        <w:rPr>
          <w:i/>
        </w:rPr>
        <w:t>BODY59A BODY59B</w:t>
      </w:r>
    </w:p>
    <w:p w14:paraId="749CD084" w14:textId="77777777" w:rsidR="00F8608F" w:rsidRDefault="00AC3B41">
      <w:r>
        <w:t>END59</w:t>
      </w:r>
    </w:p>
    <w:p w14:paraId="3EF83BD5" w14:textId="77777777" w:rsidR="00F8608F" w:rsidRDefault="00AC3B41">
      <w:r>
        <w:t>BEGIN60 CC paragraph-before untracked control c52-60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60"/>
        <w:tag w:val="c52-60"/>
        <w:id w:val="52060"/>
      </w:sdtPr>
      <w:sdtEndPr/>
      <w:sdtContent>
        <w:p w14:paraId="0941B31A" w14:textId="77777777" w:rsidR="00290B86" w:rsidRDefault="00290B86">
          <w:pPr>
            <w:pStyle w:val="Heading1"/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</w:pPr>
        </w:p>
        <w:p w14:paraId="3B8FA3AB" w14:textId="77777777" w:rsidR="00290B86" w:rsidRPr="00290B86" w:rsidRDefault="00290B86">
          <w:pPr>
            <w:pStyle w:val="Heading1"/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</w:pPr>
          <w:r w:rsidRPr="00290B86"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</w:rPr>
            <w:t>NEWPARA</w:t>
          </w:r>
        </w:p>
        <w:p w14:paraId="541C392A" w14:textId="386FFED3" w:rsidR="00F8608F" w:rsidRDefault="00AC3B41">
          <w:pPr>
            <w:pStyle w:val="Heading1"/>
          </w:pPr>
          <w:r>
            <w:t>HEAD60A HEAD60B</w:t>
          </w:r>
        </w:p>
        <w:p w14:paraId="59C9D17B" w14:textId="77777777" w:rsidR="00F8608F" w:rsidRDefault="00AC3B41">
          <w:pPr>
            <w:jc w:val="center"/>
          </w:pPr>
          <w:r>
            <w:rPr>
              <w:i/>
            </w:rPr>
            <w:t>BODY60A BODY60B</w:t>
          </w:r>
        </w:p>
        <w:p w14:paraId="2E7631A1" w14:textId="77777777" w:rsidR="00F8608F" w:rsidRDefault="00AC3B41">
          <w:pPr>
            <w:pStyle w:val="ListParagraph"/>
            <w:numPr>
              <w:ilvl w:val="0"/>
              <w:numId w:val="17"/>
            </w:numPr>
          </w:pPr>
          <w:r>
            <w:rPr>
              <w:u w:val="single"/>
            </w:rPr>
            <w:t>LIST60A LIST60B</w:t>
          </w:r>
        </w:p>
      </w:sdtContent>
    </w:sdt>
    <w:p w14:paraId="075AAE15" w14:textId="77777777" w:rsidR="00F8608F" w:rsidRDefault="00AC3B41">
      <w:r>
        <w:t>END60</w:t>
      </w:r>
    </w:p>
    <w:p w14:paraId="3CD4FEC5" w14:textId="77777777" w:rsidR="00F8608F" w:rsidRDefault="00AC3B41">
      <w:r>
        <w:t>BEGIN61 W1 paragraph-before untracked whole body61a</w:t>
      </w:r>
    </w:p>
    <w:p w14:paraId="788987A0" w14:textId="77777777" w:rsidR="00290B86" w:rsidRPr="00290B86" w:rsidRDefault="00290B86">
      <w:pPr>
        <w:jc w:val="center"/>
      </w:pPr>
      <w:r w:rsidRPr="00290B86">
        <w:t>NEWPARA</w:t>
      </w:r>
    </w:p>
    <w:p w14:paraId="523EACAC" w14:textId="679C76E1" w:rsidR="00F8608F" w:rsidRDefault="00AC3B41">
      <w:pPr>
        <w:jc w:val="center"/>
      </w:pPr>
      <w:r>
        <w:rPr>
          <w:i/>
        </w:rPr>
        <w:t>BODY61A BODY61B</w:t>
      </w:r>
    </w:p>
    <w:p w14:paraId="49732BE9" w14:textId="77777777" w:rsidR="00F8608F" w:rsidRDefault="00AC3B41">
      <w:pPr>
        <w:jc w:val="right"/>
      </w:pPr>
      <w:r>
        <w:t>NEXT61A NEXT61B</w:t>
      </w:r>
    </w:p>
    <w:p w14:paraId="626852EC" w14:textId="77777777" w:rsidR="00F8608F" w:rsidRDefault="00AC3B41">
      <w:r>
        <w:t>END61</w:t>
      </w:r>
    </w:p>
    <w:p w14:paraId="57421A4C" w14:textId="77777777" w:rsidR="00F8608F" w:rsidRDefault="00AC3B41">
      <w:r>
        <w:t>BEGIN62 W2 paragraph-before untracked from head62b to-mark body62a</w:t>
      </w:r>
    </w:p>
    <w:p w14:paraId="0D8B0B50" w14:textId="77777777" w:rsidR="00290B86" w:rsidRDefault="00AC3B41">
      <w:pPr>
        <w:pStyle w:val="Heading1"/>
      </w:pPr>
      <w:r>
        <w:lastRenderedPageBreak/>
        <w:t xml:space="preserve">HEAD62A </w:t>
      </w:r>
    </w:p>
    <w:p w14:paraId="73BFB315" w14:textId="77777777" w:rsidR="00290B86" w:rsidRDefault="00290B86">
      <w:pPr>
        <w:pStyle w:val="Heading1"/>
      </w:pPr>
      <w:r>
        <w:t>NEWPARA</w:t>
      </w:r>
    </w:p>
    <w:p w14:paraId="1DF7CB66" w14:textId="1C0B2CBB" w:rsidR="00F8608F" w:rsidRDefault="00AC3B41">
      <w:pPr>
        <w:pStyle w:val="Heading1"/>
      </w:pPr>
      <w:r>
        <w:t>HEAD62B</w:t>
      </w:r>
    </w:p>
    <w:p w14:paraId="4642D036" w14:textId="77777777" w:rsidR="00F8608F" w:rsidRDefault="00AC3B41">
      <w:pPr>
        <w:jc w:val="center"/>
      </w:pPr>
      <w:r>
        <w:rPr>
          <w:i/>
        </w:rPr>
        <w:t>BODY62A BODY62B</w:t>
      </w:r>
    </w:p>
    <w:p w14:paraId="0C3A7E63" w14:textId="77777777" w:rsidR="00F8608F" w:rsidRDefault="00AC3B41">
      <w:pPr>
        <w:jc w:val="right"/>
      </w:pPr>
      <w:r>
        <w:t>NEXT62A NEXT62B</w:t>
      </w:r>
    </w:p>
    <w:p w14:paraId="3B0F5C7B" w14:textId="77777777" w:rsidR="00F8608F" w:rsidRDefault="00AC3B41">
      <w:r>
        <w:t>END62</w:t>
      </w:r>
    </w:p>
    <w:p w14:paraId="575B9D38" w14:textId="77777777" w:rsidR="00F8608F" w:rsidRDefault="00AC3B41">
      <w:r>
        <w:t>BEGIN63 HB paragraph-after untracked from head63b to body63a</w:t>
      </w:r>
    </w:p>
    <w:p w14:paraId="70AB5292" w14:textId="77777777" w:rsidR="00F8608F" w:rsidRDefault="00AC3B41">
      <w:pPr>
        <w:pStyle w:val="Heading1"/>
      </w:pPr>
      <w:r>
        <w:t>HEAD63A HEAD63B</w:t>
      </w:r>
    </w:p>
    <w:p w14:paraId="7684A155" w14:textId="77777777" w:rsidR="00290B86" w:rsidRDefault="00AC3B41">
      <w:pPr>
        <w:jc w:val="center"/>
        <w:rPr>
          <w:i/>
        </w:rPr>
      </w:pPr>
      <w:r>
        <w:rPr>
          <w:i/>
        </w:rPr>
        <w:t>BODY63A</w:t>
      </w:r>
    </w:p>
    <w:p w14:paraId="6DF47C82" w14:textId="1EB08FAD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778B9416" w14:textId="35252B22" w:rsidR="00F8608F" w:rsidRDefault="00AC3B41">
      <w:pPr>
        <w:jc w:val="center"/>
      </w:pPr>
      <w:r>
        <w:rPr>
          <w:i/>
        </w:rPr>
        <w:t xml:space="preserve"> BODY63B</w:t>
      </w:r>
    </w:p>
    <w:p w14:paraId="40BD034F" w14:textId="77777777" w:rsidR="00F8608F" w:rsidRDefault="00AC3B41">
      <w:r>
        <w:t>END63</w:t>
      </w:r>
    </w:p>
    <w:p w14:paraId="2E34B628" w14:textId="77777777" w:rsidR="00F8608F" w:rsidRDefault="00AC3B41">
      <w:r>
        <w:t>BEGIN64 TBL paragraph-after untracked from head64b to body64a</w:t>
      </w:r>
    </w:p>
    <w:p w14:paraId="373CE8CF" w14:textId="77777777" w:rsidR="00F8608F" w:rsidRDefault="00AC3B41">
      <w:pPr>
        <w:pStyle w:val="Heading1"/>
      </w:pPr>
      <w:r>
        <w:t>HEAD64A HEAD64B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A308EC1" w14:textId="77777777">
        <w:tc>
          <w:tcPr>
            <w:tcW w:w="3000" w:type="dxa"/>
          </w:tcPr>
          <w:p w14:paraId="36BC2398" w14:textId="77777777" w:rsidR="00F8608F" w:rsidRDefault="00AC3B41">
            <w:r>
              <w:t>T64R1C1A T64R1C1B</w:t>
            </w:r>
          </w:p>
        </w:tc>
        <w:tc>
          <w:tcPr>
            <w:tcW w:w="3000" w:type="dxa"/>
          </w:tcPr>
          <w:p w14:paraId="6AAE4240" w14:textId="77777777" w:rsidR="00F8608F" w:rsidRDefault="00AC3B41">
            <w:r>
              <w:t>T64R1C2A T64R1C2B</w:t>
            </w:r>
          </w:p>
        </w:tc>
      </w:tr>
      <w:tr w:rsidR="00F8608F" w14:paraId="46A36BA4" w14:textId="77777777">
        <w:tc>
          <w:tcPr>
            <w:tcW w:w="3000" w:type="dxa"/>
          </w:tcPr>
          <w:p w14:paraId="73E16577" w14:textId="77777777" w:rsidR="00F8608F" w:rsidRDefault="00AC3B41">
            <w:r>
              <w:t>T64R2C1A T64R2C1B</w:t>
            </w:r>
          </w:p>
        </w:tc>
        <w:tc>
          <w:tcPr>
            <w:tcW w:w="3000" w:type="dxa"/>
          </w:tcPr>
          <w:p w14:paraId="28FE80E4" w14:textId="77777777" w:rsidR="00F8608F" w:rsidRDefault="00AC3B41">
            <w:r>
              <w:t>T64R2C2A T64R2C2B</w:t>
            </w:r>
          </w:p>
        </w:tc>
      </w:tr>
    </w:tbl>
    <w:p w14:paraId="7F6B98BF" w14:textId="77777777" w:rsidR="00290B86" w:rsidRDefault="00AC3B41">
      <w:pPr>
        <w:jc w:val="center"/>
        <w:rPr>
          <w:i/>
        </w:rPr>
      </w:pPr>
      <w:r>
        <w:rPr>
          <w:i/>
        </w:rPr>
        <w:t>BODY64A</w:t>
      </w:r>
    </w:p>
    <w:p w14:paraId="2268ADBC" w14:textId="6BA6F756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066550FE" w14:textId="15636D66" w:rsidR="00F8608F" w:rsidRDefault="00AC3B41">
      <w:pPr>
        <w:jc w:val="center"/>
      </w:pPr>
      <w:r>
        <w:rPr>
          <w:i/>
        </w:rPr>
        <w:t xml:space="preserve"> BODY64B</w:t>
      </w:r>
    </w:p>
    <w:p w14:paraId="77E0CEA7" w14:textId="77777777" w:rsidR="00F8608F" w:rsidRDefault="00AC3B41">
      <w:r>
        <w:t>END64</w:t>
      </w:r>
    </w:p>
    <w:p w14:paraId="0664C738" w14:textId="77777777" w:rsidR="00F8608F" w:rsidRDefault="00AC3B41">
      <w:r>
        <w:t>BEGIN65 CELL paragraph-after untracked from t65r1c1b to body65a</w:t>
      </w:r>
    </w:p>
    <w:p w14:paraId="633B6E35" w14:textId="77777777" w:rsidR="00F8608F" w:rsidRDefault="00AC3B41">
      <w:pPr>
        <w:pStyle w:val="Heading1"/>
      </w:pPr>
      <w:r>
        <w:t>HEAD65A HEAD65B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6BEFD898" w14:textId="77777777">
        <w:tc>
          <w:tcPr>
            <w:tcW w:w="3000" w:type="dxa"/>
          </w:tcPr>
          <w:p w14:paraId="79FFD04D" w14:textId="77777777" w:rsidR="00F8608F" w:rsidRDefault="00AC3B41">
            <w:r>
              <w:t>T65R1C1A T65R1C1B</w:t>
            </w:r>
          </w:p>
        </w:tc>
        <w:tc>
          <w:tcPr>
            <w:tcW w:w="3000" w:type="dxa"/>
          </w:tcPr>
          <w:p w14:paraId="65E70D23" w14:textId="77777777" w:rsidR="00F8608F" w:rsidRDefault="00AC3B41">
            <w:r>
              <w:t xml:space="preserve">T65R1C2A </w:t>
            </w:r>
            <w:r>
              <w:t>T65R1C2B</w:t>
            </w:r>
          </w:p>
        </w:tc>
      </w:tr>
      <w:tr w:rsidR="00F8608F" w14:paraId="63A2B682" w14:textId="77777777">
        <w:tc>
          <w:tcPr>
            <w:tcW w:w="3000" w:type="dxa"/>
          </w:tcPr>
          <w:p w14:paraId="6B553A19" w14:textId="77777777" w:rsidR="00F8608F" w:rsidRDefault="00AC3B41">
            <w:r>
              <w:lastRenderedPageBreak/>
              <w:t>T65R2C1A T65R2C1B</w:t>
            </w:r>
          </w:p>
        </w:tc>
        <w:tc>
          <w:tcPr>
            <w:tcW w:w="3000" w:type="dxa"/>
          </w:tcPr>
          <w:p w14:paraId="3FA2CD17" w14:textId="77777777" w:rsidR="00F8608F" w:rsidRDefault="00AC3B41">
            <w:r>
              <w:t>T65R2C2A T65R2C2B</w:t>
            </w:r>
          </w:p>
        </w:tc>
      </w:tr>
    </w:tbl>
    <w:p w14:paraId="5C043390" w14:textId="77777777" w:rsidR="00290B86" w:rsidRDefault="00AC3B41">
      <w:pPr>
        <w:jc w:val="center"/>
        <w:rPr>
          <w:i/>
        </w:rPr>
      </w:pPr>
      <w:r>
        <w:rPr>
          <w:i/>
        </w:rPr>
        <w:t>BODY65A</w:t>
      </w:r>
    </w:p>
    <w:p w14:paraId="5FDE8E95" w14:textId="389C3759" w:rsidR="00290B86" w:rsidRDefault="00290B86">
      <w:pPr>
        <w:jc w:val="center"/>
        <w:rPr>
          <w:i/>
        </w:rPr>
      </w:pPr>
      <w:r>
        <w:rPr>
          <w:i/>
        </w:rPr>
        <w:t>NEWPARA</w:t>
      </w:r>
    </w:p>
    <w:p w14:paraId="74407A2E" w14:textId="724F1B7D" w:rsidR="00F8608F" w:rsidRDefault="00AC3B41">
      <w:pPr>
        <w:jc w:val="center"/>
      </w:pPr>
      <w:r>
        <w:rPr>
          <w:i/>
        </w:rPr>
        <w:t xml:space="preserve"> BODY65B</w:t>
      </w:r>
    </w:p>
    <w:p w14:paraId="689C388F" w14:textId="77777777" w:rsidR="00F8608F" w:rsidRDefault="00AC3B41">
      <w:r>
        <w:t>END65</w:t>
      </w:r>
    </w:p>
    <w:p w14:paraId="4C32BDE9" w14:textId="77777777" w:rsidR="00F8608F" w:rsidRDefault="00AC3B41">
      <w:r>
        <w:t>BEGIN66 CC paragraph-after untracked control c52-66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66"/>
        <w:tag w:val="c52-66"/>
        <w:id w:val="52066"/>
      </w:sdtPr>
      <w:sdtEndPr/>
      <w:sdtContent>
        <w:p w14:paraId="51AC6611" w14:textId="77777777" w:rsidR="00F8608F" w:rsidRDefault="00AC3B41">
          <w:pPr>
            <w:pStyle w:val="Heading1"/>
          </w:pPr>
          <w:r>
            <w:t>HEAD66A HEAD66B</w:t>
          </w:r>
        </w:p>
        <w:p w14:paraId="5DD46C85" w14:textId="77777777" w:rsidR="00F8608F" w:rsidRDefault="00AC3B41">
          <w:pPr>
            <w:jc w:val="center"/>
          </w:pPr>
          <w:r>
            <w:rPr>
              <w:i/>
            </w:rPr>
            <w:t>BODY66A BODY66B</w:t>
          </w:r>
        </w:p>
        <w:p w14:paraId="0AF42F97" w14:textId="77777777" w:rsidR="00290B86" w:rsidRDefault="00AC3B41">
          <w:pPr>
            <w:pStyle w:val="ListParagraph"/>
            <w:numPr>
              <w:ilvl w:val="0"/>
              <w:numId w:val="18"/>
            </w:numPr>
            <w:rPr>
              <w:u w:val="single"/>
            </w:rPr>
          </w:pPr>
          <w:r>
            <w:rPr>
              <w:u w:val="single"/>
            </w:rPr>
            <w:t>LIST66A LIST66B</w:t>
          </w:r>
        </w:p>
        <w:p w14:paraId="1AF1CED9" w14:textId="141F2C53" w:rsidR="00290B86" w:rsidRPr="00290B86" w:rsidRDefault="00290B86">
          <w:pPr>
            <w:pStyle w:val="ListParagraph"/>
            <w:numPr>
              <w:ilvl w:val="0"/>
              <w:numId w:val="18"/>
            </w:numPr>
          </w:pPr>
          <w:r w:rsidRPr="00290B86">
            <w:t>NEWPARA</w:t>
          </w:r>
        </w:p>
        <w:p w14:paraId="39541C0F" w14:textId="57C425FA" w:rsidR="00F8608F" w:rsidRDefault="00AC3B41">
          <w:pPr>
            <w:pStyle w:val="ListParagraph"/>
            <w:numPr>
              <w:ilvl w:val="0"/>
              <w:numId w:val="18"/>
            </w:numPr>
          </w:pPr>
        </w:p>
      </w:sdtContent>
    </w:sdt>
    <w:p w14:paraId="6AC53AF2" w14:textId="77777777" w:rsidR="00F8608F" w:rsidRDefault="00AC3B41">
      <w:r>
        <w:t>END66</w:t>
      </w:r>
    </w:p>
    <w:p w14:paraId="2B734B67" w14:textId="77777777" w:rsidR="00F8608F" w:rsidRDefault="00AC3B41">
      <w:r>
        <w:t>BEGIN67 W1 paragraph-after untracked whole body67a</w:t>
      </w:r>
    </w:p>
    <w:p w14:paraId="596E3132" w14:textId="77777777" w:rsidR="00290B86" w:rsidRDefault="00AC3B41">
      <w:pPr>
        <w:jc w:val="center"/>
        <w:rPr>
          <w:i/>
        </w:rPr>
      </w:pPr>
      <w:r>
        <w:rPr>
          <w:i/>
        </w:rPr>
        <w:t>BODY67A BODY67B</w:t>
      </w:r>
    </w:p>
    <w:p w14:paraId="01208111" w14:textId="111B252F" w:rsidR="00F8608F" w:rsidRDefault="00290B86">
      <w:pPr>
        <w:jc w:val="center"/>
      </w:pPr>
      <w:r w:rsidRPr="00290B86">
        <w:t>NEWPARA</w:t>
      </w:r>
    </w:p>
    <w:p w14:paraId="57042A10" w14:textId="77777777" w:rsidR="00F8608F" w:rsidRDefault="00AC3B41">
      <w:pPr>
        <w:jc w:val="right"/>
      </w:pPr>
      <w:r>
        <w:t>NEXT67A NEXT67B</w:t>
      </w:r>
    </w:p>
    <w:p w14:paraId="55CE8D31" w14:textId="77777777" w:rsidR="00F8608F" w:rsidRDefault="00AC3B41">
      <w:r>
        <w:t>END67</w:t>
      </w:r>
    </w:p>
    <w:p w14:paraId="700B6CE3" w14:textId="77777777" w:rsidR="00F8608F" w:rsidRDefault="00AC3B41">
      <w:r>
        <w:t>BEGIN68 W2 paragraph-after untracked from head68b to-mark body68a</w:t>
      </w:r>
    </w:p>
    <w:p w14:paraId="015D2360" w14:textId="77777777" w:rsidR="00F8608F" w:rsidRDefault="00AC3B41">
      <w:pPr>
        <w:pStyle w:val="Heading1"/>
      </w:pPr>
      <w:r>
        <w:t>HEAD68A HEAD68B</w:t>
      </w:r>
    </w:p>
    <w:p w14:paraId="50CDFF7D" w14:textId="77777777" w:rsidR="00290B86" w:rsidRDefault="00AC3B41">
      <w:pPr>
        <w:jc w:val="center"/>
        <w:rPr>
          <w:i/>
        </w:rPr>
      </w:pPr>
      <w:r>
        <w:rPr>
          <w:i/>
        </w:rPr>
        <w:t>BODY68A BODY68B</w:t>
      </w:r>
    </w:p>
    <w:p w14:paraId="6D22C45B" w14:textId="58C9CD18" w:rsidR="00F8608F" w:rsidRDefault="00290B86">
      <w:pPr>
        <w:jc w:val="center"/>
      </w:pPr>
      <w:r w:rsidRPr="00290B86">
        <w:t>NEWPARA</w:t>
      </w:r>
    </w:p>
    <w:p w14:paraId="69D3D6E3" w14:textId="77777777" w:rsidR="00F8608F" w:rsidRDefault="00AC3B41">
      <w:pPr>
        <w:jc w:val="right"/>
      </w:pPr>
      <w:r>
        <w:t>NEXT68A NEXT68B</w:t>
      </w:r>
    </w:p>
    <w:p w14:paraId="7EE7A332" w14:textId="77777777" w:rsidR="00F8608F" w:rsidRDefault="00AC3B41">
      <w:r>
        <w:t>END68</w:t>
      </w:r>
    </w:p>
    <w:p w14:paraId="176CA21D" w14:textId="77777777" w:rsidR="00F8608F" w:rsidRDefault="00AC3B41">
      <w:r>
        <w:t>BEGIN69 HB paragraph-before tracked from head69b to body69a</w:t>
      </w:r>
    </w:p>
    <w:p w14:paraId="28EC241A" w14:textId="77777777" w:rsidR="00290B86" w:rsidRDefault="00AC3B41">
      <w:pPr>
        <w:pStyle w:val="Heading1"/>
        <w:rPr>
          <w:ins w:id="120" w:author="Author A" w:date="2026-10-22T09:04:00Z" w16du:dateUtc="2026-10-21T22:04:00Z"/>
        </w:rPr>
      </w:pPr>
      <w:r>
        <w:lastRenderedPageBreak/>
        <w:t xml:space="preserve">HEAD69A </w:t>
      </w:r>
    </w:p>
    <w:p w14:paraId="6D1F496B" w14:textId="77777777" w:rsidR="00290B86" w:rsidRDefault="00290B86">
      <w:pPr>
        <w:pStyle w:val="Heading1"/>
        <w:rPr>
          <w:ins w:id="121" w:author="Author A" w:date="2026-10-22T09:04:00Z" w16du:dateUtc="2026-10-21T22:04:00Z"/>
        </w:rPr>
      </w:pPr>
      <w:ins w:id="122" w:author="Author A" w:date="2026-10-22T09:04:00Z" w16du:dateUtc="2026-10-21T22:04:00Z">
        <w:r>
          <w:t>NEWPARA</w:t>
        </w:r>
      </w:ins>
    </w:p>
    <w:p w14:paraId="3D93EA35" w14:textId="3F2798D7" w:rsidR="00F8608F" w:rsidRDefault="00AC3B41">
      <w:pPr>
        <w:pStyle w:val="Heading1"/>
      </w:pPr>
      <w:r>
        <w:t>HEAD69B</w:t>
      </w:r>
    </w:p>
    <w:p w14:paraId="6E8CCB84" w14:textId="77777777" w:rsidR="00F8608F" w:rsidRDefault="00AC3B41">
      <w:pPr>
        <w:jc w:val="center"/>
      </w:pPr>
      <w:r>
        <w:rPr>
          <w:i/>
        </w:rPr>
        <w:t>BODY69A BODY69B</w:t>
      </w:r>
    </w:p>
    <w:p w14:paraId="2A68861C" w14:textId="77777777" w:rsidR="00F8608F" w:rsidRDefault="00AC3B41">
      <w:r>
        <w:t>END69</w:t>
      </w:r>
    </w:p>
    <w:p w14:paraId="06ED9D18" w14:textId="77777777" w:rsidR="00F8608F" w:rsidRDefault="00AC3B41">
      <w:r>
        <w:t>BEGIN70 HB paragraph-after tracked from head70b to body70a</w:t>
      </w:r>
    </w:p>
    <w:p w14:paraId="64B048AE" w14:textId="77777777" w:rsidR="00F8608F" w:rsidRDefault="00AC3B41">
      <w:pPr>
        <w:pStyle w:val="Heading1"/>
      </w:pPr>
      <w:r>
        <w:t>HEAD70A HEAD70B</w:t>
      </w:r>
    </w:p>
    <w:p w14:paraId="7EEB184A" w14:textId="77777777" w:rsidR="00290B86" w:rsidRDefault="00AC3B41">
      <w:pPr>
        <w:jc w:val="center"/>
        <w:rPr>
          <w:ins w:id="123" w:author="Author A" w:date="2026-10-22T09:04:00Z" w16du:dateUtc="2026-10-21T22:04:00Z"/>
          <w:i/>
        </w:rPr>
      </w:pPr>
      <w:r>
        <w:rPr>
          <w:i/>
        </w:rPr>
        <w:t>BODY70A</w:t>
      </w:r>
    </w:p>
    <w:p w14:paraId="7680D057" w14:textId="22465301" w:rsidR="00290B86" w:rsidRDefault="00290B86">
      <w:pPr>
        <w:jc w:val="center"/>
        <w:rPr>
          <w:ins w:id="124" w:author="Author A" w:date="2026-10-22T09:04:00Z" w16du:dateUtc="2026-10-21T22:04:00Z"/>
          <w:i/>
        </w:rPr>
      </w:pPr>
      <w:ins w:id="125" w:author="Author A" w:date="2026-10-22T09:04:00Z" w16du:dateUtc="2026-10-21T22:04:00Z">
        <w:r>
          <w:rPr>
            <w:i/>
          </w:rPr>
          <w:t>NEWPARA</w:t>
        </w:r>
      </w:ins>
    </w:p>
    <w:p w14:paraId="59E1266F" w14:textId="198AA24B" w:rsidR="00F8608F" w:rsidRDefault="00AC3B41">
      <w:pPr>
        <w:jc w:val="center"/>
      </w:pPr>
      <w:r>
        <w:rPr>
          <w:i/>
        </w:rPr>
        <w:t xml:space="preserve"> BODY70B</w:t>
      </w:r>
    </w:p>
    <w:p w14:paraId="2D8C4764" w14:textId="77777777" w:rsidR="00F8608F" w:rsidRDefault="00AC3B41">
      <w:r>
        <w:t>END70</w:t>
      </w:r>
    </w:p>
    <w:p w14:paraId="799BA3B6" w14:textId="77777777" w:rsidR="00F8608F" w:rsidRDefault="00AC3B41">
      <w:r>
        <w:t>BEGIN71 HB text-start untracked from head71b to body71a</w:t>
      </w:r>
    </w:p>
    <w:p w14:paraId="62E47BE5" w14:textId="3558A92E" w:rsidR="00F8608F" w:rsidRDefault="00AC3B41">
      <w:pPr>
        <w:pStyle w:val="Heading1"/>
      </w:pPr>
      <w:r>
        <w:t xml:space="preserve">HEAD71A </w:t>
      </w:r>
      <w:r w:rsidR="00290B86">
        <w:t>NEWSTART</w:t>
      </w:r>
      <w:r>
        <w:t>HEAD71B</w:t>
      </w:r>
    </w:p>
    <w:p w14:paraId="7271E6EA" w14:textId="77777777" w:rsidR="00F8608F" w:rsidRDefault="00AC3B41">
      <w:pPr>
        <w:jc w:val="center"/>
      </w:pPr>
      <w:r>
        <w:rPr>
          <w:i/>
        </w:rPr>
        <w:t>BODY71A BODY71B</w:t>
      </w:r>
    </w:p>
    <w:p w14:paraId="16B4A056" w14:textId="77777777" w:rsidR="00F8608F" w:rsidRDefault="00AC3B41">
      <w:r>
        <w:t>END71</w:t>
      </w:r>
    </w:p>
    <w:p w14:paraId="2A77CA80" w14:textId="77777777" w:rsidR="00F8608F" w:rsidRDefault="00AC3B41">
      <w:r>
        <w:t>BEGIN72 CC text-start untracked control c52-72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72"/>
        <w:tag w:val="c52-72"/>
        <w:id w:val="52072"/>
      </w:sdtPr>
      <w:sdtEndPr/>
      <w:sdtContent>
        <w:p w14:paraId="50A0605F" w14:textId="255F09DA" w:rsidR="00F8608F" w:rsidRDefault="00290B86">
          <w:pPr>
            <w:pStyle w:val="Heading1"/>
          </w:pPr>
          <w:r w:rsidRPr="00290B86">
            <w:t>NEWSTART</w:t>
          </w:r>
          <w:r w:rsidR="00AC3B41">
            <w:t>HEAD72A HEAD72B</w:t>
          </w:r>
        </w:p>
        <w:p w14:paraId="339E0E7B" w14:textId="77777777" w:rsidR="00F8608F" w:rsidRDefault="00AC3B41">
          <w:pPr>
            <w:jc w:val="center"/>
          </w:pPr>
          <w:r>
            <w:rPr>
              <w:i/>
            </w:rPr>
            <w:t>BODY72A BODY72B</w:t>
          </w:r>
        </w:p>
        <w:p w14:paraId="519E42B9" w14:textId="77777777" w:rsidR="00F8608F" w:rsidRDefault="00AC3B41">
          <w:pPr>
            <w:pStyle w:val="ListParagraph"/>
            <w:numPr>
              <w:ilvl w:val="0"/>
              <w:numId w:val="19"/>
            </w:numPr>
          </w:pPr>
          <w:r>
            <w:rPr>
              <w:u w:val="single"/>
            </w:rPr>
            <w:t>LIST72A LIST72B</w:t>
          </w:r>
        </w:p>
      </w:sdtContent>
    </w:sdt>
    <w:p w14:paraId="3F729C55" w14:textId="77777777" w:rsidR="00F8608F" w:rsidRDefault="00AC3B41">
      <w:r>
        <w:t>END72</w:t>
      </w:r>
    </w:p>
    <w:p w14:paraId="2AE43CA6" w14:textId="77777777" w:rsidR="00F8608F" w:rsidRDefault="00AC3B41">
      <w:r>
        <w:t>BEGIN73 W1 text-start untracked whole body73a</w:t>
      </w:r>
    </w:p>
    <w:p w14:paraId="10F788FF" w14:textId="3D6A741B" w:rsidR="00F8608F" w:rsidRDefault="00290B86">
      <w:pPr>
        <w:jc w:val="center"/>
      </w:pPr>
      <w:r>
        <w:rPr>
          <w:i/>
        </w:rPr>
        <w:t>NEWSTART</w:t>
      </w:r>
      <w:r w:rsidR="00AC3B41">
        <w:rPr>
          <w:i/>
        </w:rPr>
        <w:t>BODY73A BODY73B</w:t>
      </w:r>
    </w:p>
    <w:p w14:paraId="034F4634" w14:textId="77777777" w:rsidR="00F8608F" w:rsidRDefault="00AC3B41">
      <w:pPr>
        <w:jc w:val="right"/>
      </w:pPr>
      <w:r>
        <w:t>NEXT73A NEXT73B</w:t>
      </w:r>
    </w:p>
    <w:p w14:paraId="1344E8C6" w14:textId="77777777" w:rsidR="00F8608F" w:rsidRDefault="00AC3B41">
      <w:r>
        <w:t>END73</w:t>
      </w:r>
    </w:p>
    <w:p w14:paraId="55A2AA07" w14:textId="77777777" w:rsidR="00F8608F" w:rsidRDefault="00AC3B41">
      <w:r>
        <w:lastRenderedPageBreak/>
        <w:t>BEGIN74 W2 text-start untracked from head74b to-mark body74a</w:t>
      </w:r>
    </w:p>
    <w:p w14:paraId="5C61C4EE" w14:textId="7E761FE8" w:rsidR="00F8608F" w:rsidRDefault="00AC3B41">
      <w:pPr>
        <w:pStyle w:val="Heading1"/>
      </w:pPr>
      <w:r>
        <w:t xml:space="preserve">HEAD74A </w:t>
      </w:r>
      <w:r w:rsidR="00290B86">
        <w:t>NEWSTART</w:t>
      </w:r>
      <w:r>
        <w:t>HEAD74B</w:t>
      </w:r>
    </w:p>
    <w:p w14:paraId="2DCCB800" w14:textId="77777777" w:rsidR="00F8608F" w:rsidRDefault="00AC3B41">
      <w:pPr>
        <w:jc w:val="center"/>
      </w:pPr>
      <w:r>
        <w:rPr>
          <w:i/>
        </w:rPr>
        <w:t>BODY74A BODY74B</w:t>
      </w:r>
    </w:p>
    <w:p w14:paraId="21BBB42A" w14:textId="77777777" w:rsidR="00F8608F" w:rsidRDefault="00AC3B41">
      <w:pPr>
        <w:jc w:val="right"/>
      </w:pPr>
      <w:r>
        <w:t>NEXT74A NEXT74B</w:t>
      </w:r>
    </w:p>
    <w:p w14:paraId="38FB72C5" w14:textId="77777777" w:rsidR="00F8608F" w:rsidRDefault="00AC3B41">
      <w:r>
        <w:t>END74</w:t>
      </w:r>
    </w:p>
    <w:p w14:paraId="216EBC4C" w14:textId="77777777" w:rsidR="00F8608F" w:rsidRDefault="00AC3B41">
      <w:r>
        <w:t>BEGIN75 HB text-end untracked from head75b to body75a</w:t>
      </w:r>
    </w:p>
    <w:p w14:paraId="303A6316" w14:textId="77777777" w:rsidR="00F8608F" w:rsidRDefault="00AC3B41">
      <w:pPr>
        <w:pStyle w:val="Heading1"/>
      </w:pPr>
      <w:r>
        <w:t>HEAD75A HEAD75B</w:t>
      </w:r>
    </w:p>
    <w:p w14:paraId="4AF814AA" w14:textId="6C8E6E68" w:rsidR="00F8608F" w:rsidRDefault="00AC3B41">
      <w:pPr>
        <w:jc w:val="center"/>
      </w:pPr>
      <w:r>
        <w:rPr>
          <w:i/>
        </w:rPr>
        <w:t>BODY75A</w:t>
      </w:r>
      <w:r w:rsidR="00290B86">
        <w:rPr>
          <w:i/>
        </w:rPr>
        <w:t>NEWEND</w:t>
      </w:r>
      <w:r>
        <w:rPr>
          <w:i/>
        </w:rPr>
        <w:t xml:space="preserve"> BODY75B</w:t>
      </w:r>
    </w:p>
    <w:p w14:paraId="2A3D9726" w14:textId="77777777" w:rsidR="00F8608F" w:rsidRDefault="00AC3B41">
      <w:r>
        <w:t>END75</w:t>
      </w:r>
    </w:p>
    <w:p w14:paraId="17DC5B08" w14:textId="77777777" w:rsidR="00F8608F" w:rsidRDefault="00AC3B41">
      <w:r>
        <w:t>BEGIN76 CC text-end untracked control c52-76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76"/>
        <w:tag w:val="c52-76"/>
        <w:id w:val="52076"/>
      </w:sdtPr>
      <w:sdtEndPr/>
      <w:sdtContent>
        <w:p w14:paraId="7B9D0DA8" w14:textId="77777777" w:rsidR="00F8608F" w:rsidRDefault="00AC3B41">
          <w:pPr>
            <w:pStyle w:val="Heading1"/>
          </w:pPr>
          <w:r>
            <w:t>HEAD76A HEAD76B</w:t>
          </w:r>
        </w:p>
        <w:p w14:paraId="5321D85F" w14:textId="77777777" w:rsidR="00F8608F" w:rsidRDefault="00AC3B41">
          <w:pPr>
            <w:jc w:val="center"/>
          </w:pPr>
          <w:r>
            <w:rPr>
              <w:i/>
            </w:rPr>
            <w:t>BODY76A BODY76B</w:t>
          </w:r>
        </w:p>
        <w:p w14:paraId="5476958B" w14:textId="7A3213C5" w:rsidR="00F8608F" w:rsidRDefault="00AC3B41">
          <w:pPr>
            <w:pStyle w:val="ListParagraph"/>
            <w:numPr>
              <w:ilvl w:val="0"/>
              <w:numId w:val="20"/>
            </w:numPr>
          </w:pPr>
          <w:r>
            <w:rPr>
              <w:u w:val="single"/>
            </w:rPr>
            <w:t>LIST76A LIST76B</w:t>
          </w:r>
          <w:r w:rsidR="00290B86">
            <w:rPr>
              <w:u w:val="single"/>
            </w:rPr>
            <w:t>NEWEND</w:t>
          </w:r>
        </w:p>
      </w:sdtContent>
    </w:sdt>
    <w:p w14:paraId="6453D7F3" w14:textId="77777777" w:rsidR="00F8608F" w:rsidRDefault="00AC3B41">
      <w:r>
        <w:t>END76</w:t>
      </w:r>
    </w:p>
    <w:p w14:paraId="7F90790A" w14:textId="77777777" w:rsidR="00F8608F" w:rsidRDefault="00AC3B41">
      <w:r>
        <w:t>BEGIN77 W1 text-end untracked whole body77a</w:t>
      </w:r>
    </w:p>
    <w:p w14:paraId="648066D2" w14:textId="0C26C36A" w:rsidR="00F8608F" w:rsidRDefault="00AC3B41">
      <w:pPr>
        <w:jc w:val="center"/>
      </w:pPr>
      <w:r>
        <w:rPr>
          <w:i/>
        </w:rPr>
        <w:t>BODY77A BODY77B</w:t>
      </w:r>
      <w:r w:rsidR="00290B86">
        <w:rPr>
          <w:i/>
        </w:rPr>
        <w:t>NEWEND</w:t>
      </w:r>
    </w:p>
    <w:p w14:paraId="2CF57F99" w14:textId="77777777" w:rsidR="00F8608F" w:rsidRDefault="00AC3B41">
      <w:pPr>
        <w:jc w:val="right"/>
      </w:pPr>
      <w:r>
        <w:t>NEXT77A NEXT77B</w:t>
      </w:r>
    </w:p>
    <w:p w14:paraId="612CED57" w14:textId="77777777" w:rsidR="00F8608F" w:rsidRDefault="00AC3B41">
      <w:r>
        <w:t>END77</w:t>
      </w:r>
    </w:p>
    <w:p w14:paraId="139A1DDE" w14:textId="77777777" w:rsidR="00F8608F" w:rsidRDefault="00AC3B41">
      <w:r>
        <w:t>BEGIN78 W2 text-end untracked from head78b to-mark body78a</w:t>
      </w:r>
    </w:p>
    <w:p w14:paraId="1A787969" w14:textId="77777777" w:rsidR="00F8608F" w:rsidRDefault="00AC3B41">
      <w:pPr>
        <w:pStyle w:val="Heading1"/>
      </w:pPr>
      <w:r>
        <w:t>HEAD78A HEAD78B</w:t>
      </w:r>
    </w:p>
    <w:p w14:paraId="1AD6679F" w14:textId="22894561" w:rsidR="00F8608F" w:rsidRDefault="00AC3B41">
      <w:pPr>
        <w:jc w:val="center"/>
      </w:pPr>
      <w:r>
        <w:rPr>
          <w:i/>
        </w:rPr>
        <w:t>BODY78A BODY78B</w:t>
      </w:r>
      <w:r w:rsidR="00290B86">
        <w:rPr>
          <w:i/>
        </w:rPr>
        <w:t>NEWEND</w:t>
      </w:r>
    </w:p>
    <w:p w14:paraId="2E51F443" w14:textId="77777777" w:rsidR="00F8608F" w:rsidRDefault="00AC3B41">
      <w:pPr>
        <w:jc w:val="right"/>
      </w:pPr>
      <w:r>
        <w:t>NEXT78A NEXT78B</w:t>
      </w:r>
    </w:p>
    <w:p w14:paraId="19147C58" w14:textId="77777777" w:rsidR="00F8608F" w:rsidRDefault="00AC3B41">
      <w:r>
        <w:t>END78</w:t>
      </w:r>
    </w:p>
    <w:p w14:paraId="41F2F2D1" w14:textId="77777777" w:rsidR="00F8608F" w:rsidRDefault="00AC3B41">
      <w:r>
        <w:t>BEGIN79 HB comment untracked from head79b to body79a</w:t>
      </w:r>
    </w:p>
    <w:p w14:paraId="205A1445" w14:textId="77777777" w:rsidR="00F8608F" w:rsidRDefault="00AC3B41">
      <w:pPr>
        <w:pStyle w:val="Heading1"/>
      </w:pPr>
      <w:r>
        <w:lastRenderedPageBreak/>
        <w:t xml:space="preserve">HEAD79A </w:t>
      </w:r>
      <w:commentRangeStart w:id="126"/>
      <w:r>
        <w:t>HEAD79B</w:t>
      </w:r>
    </w:p>
    <w:p w14:paraId="3AC85476" w14:textId="77777777" w:rsidR="00F8608F" w:rsidRDefault="00AC3B41">
      <w:pPr>
        <w:jc w:val="center"/>
      </w:pPr>
      <w:r>
        <w:rPr>
          <w:i/>
        </w:rPr>
        <w:t>BODY79A</w:t>
      </w:r>
      <w:commentRangeEnd w:id="126"/>
      <w:r w:rsidR="00290B86">
        <w:rPr>
          <w:rStyle w:val="CommentReference"/>
          <w:i/>
          <w:sz w:val="22"/>
          <w:szCs w:val="22"/>
        </w:rPr>
        <w:commentReference w:id="126"/>
      </w:r>
      <w:r>
        <w:rPr>
          <w:i/>
        </w:rPr>
        <w:t xml:space="preserve"> BODY79B</w:t>
      </w:r>
    </w:p>
    <w:p w14:paraId="325D11F4" w14:textId="77777777" w:rsidR="00F8608F" w:rsidRDefault="00AC3B41">
      <w:r>
        <w:t>END79</w:t>
      </w:r>
    </w:p>
    <w:p w14:paraId="37868460" w14:textId="77777777" w:rsidR="00F8608F" w:rsidRDefault="00AC3B41">
      <w:r>
        <w:t>BEGIN80 TBL comment untracked from head80b to body80a</w:t>
      </w:r>
    </w:p>
    <w:p w14:paraId="3E911C55" w14:textId="77777777" w:rsidR="00F8608F" w:rsidRDefault="00AC3B41">
      <w:pPr>
        <w:pStyle w:val="Heading1"/>
      </w:pPr>
      <w:r>
        <w:t xml:space="preserve">HEAD80A </w:t>
      </w:r>
      <w:commentRangeStart w:id="127"/>
      <w:r>
        <w:t>HEAD80B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36D1F006" w14:textId="77777777">
        <w:tc>
          <w:tcPr>
            <w:tcW w:w="3000" w:type="dxa"/>
          </w:tcPr>
          <w:p w14:paraId="5FF8D154" w14:textId="77777777" w:rsidR="00F8608F" w:rsidRDefault="00AC3B41">
            <w:r>
              <w:t>T80R1C1A T80R1C1B</w:t>
            </w:r>
          </w:p>
        </w:tc>
        <w:tc>
          <w:tcPr>
            <w:tcW w:w="3000" w:type="dxa"/>
          </w:tcPr>
          <w:p w14:paraId="6783654C" w14:textId="77777777" w:rsidR="00F8608F" w:rsidRDefault="00AC3B41">
            <w:r>
              <w:t>T80R1C2A T80R1C2B</w:t>
            </w:r>
          </w:p>
        </w:tc>
      </w:tr>
      <w:tr w:rsidR="00F8608F" w14:paraId="1C9C501B" w14:textId="77777777">
        <w:tc>
          <w:tcPr>
            <w:tcW w:w="3000" w:type="dxa"/>
          </w:tcPr>
          <w:p w14:paraId="2EF1E0BC" w14:textId="77777777" w:rsidR="00F8608F" w:rsidRDefault="00AC3B41">
            <w:r>
              <w:t>T80R2C1A T80R2C1B</w:t>
            </w:r>
          </w:p>
        </w:tc>
        <w:tc>
          <w:tcPr>
            <w:tcW w:w="3000" w:type="dxa"/>
          </w:tcPr>
          <w:p w14:paraId="10475BE0" w14:textId="77777777" w:rsidR="00F8608F" w:rsidRDefault="00AC3B41">
            <w:r>
              <w:t>T80R2C2A T80R2C2B</w:t>
            </w:r>
          </w:p>
        </w:tc>
      </w:tr>
    </w:tbl>
    <w:p w14:paraId="33B9EA56" w14:textId="77777777" w:rsidR="00F8608F" w:rsidRDefault="00AC3B41">
      <w:pPr>
        <w:jc w:val="center"/>
      </w:pPr>
      <w:r>
        <w:rPr>
          <w:i/>
        </w:rPr>
        <w:t>BODY80A</w:t>
      </w:r>
      <w:commentRangeEnd w:id="127"/>
      <w:r w:rsidR="00290B86">
        <w:rPr>
          <w:rStyle w:val="CommentReference"/>
          <w:i/>
          <w:sz w:val="22"/>
          <w:szCs w:val="22"/>
        </w:rPr>
        <w:commentReference w:id="127"/>
      </w:r>
      <w:r>
        <w:rPr>
          <w:i/>
        </w:rPr>
        <w:t xml:space="preserve"> BODY80B</w:t>
      </w:r>
    </w:p>
    <w:p w14:paraId="7E5FA680" w14:textId="77777777" w:rsidR="00F8608F" w:rsidRDefault="00AC3B41">
      <w:r>
        <w:t>END80</w:t>
      </w:r>
    </w:p>
    <w:p w14:paraId="368384B8" w14:textId="77777777" w:rsidR="00F8608F" w:rsidRDefault="00AC3B41">
      <w:r>
        <w:t>BEGIN81 CELL comment untracked from t81r1c1b to body81a</w:t>
      </w:r>
    </w:p>
    <w:p w14:paraId="6E87695F" w14:textId="77777777" w:rsidR="00F8608F" w:rsidRDefault="00AC3B41">
      <w:pPr>
        <w:pStyle w:val="Heading1"/>
      </w:pPr>
      <w:r>
        <w:t>HEAD81A HEAD81B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3000"/>
      </w:tblGrid>
      <w:tr w:rsidR="00F8608F" w14:paraId="2531EE48" w14:textId="77777777">
        <w:tc>
          <w:tcPr>
            <w:tcW w:w="3000" w:type="dxa"/>
          </w:tcPr>
          <w:p w14:paraId="5BE25C3E" w14:textId="77777777" w:rsidR="00F8608F" w:rsidRDefault="00AC3B41">
            <w:r>
              <w:t xml:space="preserve">T81R1C1A </w:t>
            </w:r>
            <w:commentRangeStart w:id="128"/>
            <w:r>
              <w:t>T81R1C1B</w:t>
            </w:r>
          </w:p>
        </w:tc>
        <w:tc>
          <w:tcPr>
            <w:tcW w:w="3000" w:type="dxa"/>
          </w:tcPr>
          <w:p w14:paraId="15F9A4BF" w14:textId="77777777" w:rsidR="00F8608F" w:rsidRDefault="00AC3B41">
            <w:r>
              <w:t>T81R1C2A T81R1C2B</w:t>
            </w:r>
          </w:p>
        </w:tc>
      </w:tr>
      <w:tr w:rsidR="00F8608F" w14:paraId="772D69FD" w14:textId="77777777">
        <w:tc>
          <w:tcPr>
            <w:tcW w:w="3000" w:type="dxa"/>
          </w:tcPr>
          <w:p w14:paraId="078F1128" w14:textId="77777777" w:rsidR="00F8608F" w:rsidRDefault="00AC3B41">
            <w:r>
              <w:t>T81R2C1A T81R2C1B</w:t>
            </w:r>
          </w:p>
        </w:tc>
        <w:tc>
          <w:tcPr>
            <w:tcW w:w="3000" w:type="dxa"/>
          </w:tcPr>
          <w:p w14:paraId="1691EC92" w14:textId="77777777" w:rsidR="00F8608F" w:rsidRDefault="00AC3B41">
            <w:r>
              <w:t>T81R2C2A T81R2C2B</w:t>
            </w:r>
          </w:p>
        </w:tc>
      </w:tr>
    </w:tbl>
    <w:p w14:paraId="2447FDA8" w14:textId="77777777" w:rsidR="00F8608F" w:rsidRDefault="00AC3B41">
      <w:pPr>
        <w:jc w:val="center"/>
      </w:pPr>
      <w:r>
        <w:rPr>
          <w:i/>
        </w:rPr>
        <w:t>BODY81A</w:t>
      </w:r>
      <w:commentRangeEnd w:id="128"/>
      <w:r w:rsidR="00290B86">
        <w:rPr>
          <w:rStyle w:val="CommentReference"/>
          <w:i/>
          <w:sz w:val="22"/>
          <w:szCs w:val="22"/>
        </w:rPr>
        <w:commentReference w:id="128"/>
      </w:r>
      <w:r>
        <w:rPr>
          <w:i/>
        </w:rPr>
        <w:t xml:space="preserve"> BODY81B</w:t>
      </w:r>
    </w:p>
    <w:p w14:paraId="78DADB7D" w14:textId="77777777" w:rsidR="00F8608F" w:rsidRDefault="00AC3B41">
      <w:r>
        <w:t>END81</w:t>
      </w:r>
    </w:p>
    <w:p w14:paraId="7F2332DB" w14:textId="77777777" w:rsidR="00F8608F" w:rsidRDefault="00AC3B41">
      <w:r>
        <w:t>BEGIN82 CC comment untracked control c52-82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alias w:val="Check 52 control 82"/>
        <w:tag w:val="c52-82"/>
        <w:id w:val="52082"/>
      </w:sdtPr>
      <w:sdtEndPr/>
      <w:sdtContent>
        <w:commentRangeStart w:id="129" w:displacedByCustomXml="prev"/>
        <w:p w14:paraId="046303DB" w14:textId="77777777" w:rsidR="00F8608F" w:rsidRDefault="00AC3B41">
          <w:pPr>
            <w:pStyle w:val="Heading1"/>
          </w:pPr>
          <w:r>
            <w:t>HEAD82A HEAD82B</w:t>
          </w:r>
        </w:p>
        <w:p w14:paraId="6597AB9E" w14:textId="77777777" w:rsidR="00F8608F" w:rsidRDefault="00AC3B41">
          <w:pPr>
            <w:jc w:val="center"/>
          </w:pPr>
          <w:r>
            <w:rPr>
              <w:i/>
            </w:rPr>
            <w:t>BODY82A BODY82B</w:t>
          </w:r>
        </w:p>
        <w:p w14:paraId="069FBC0C" w14:textId="77777777" w:rsidR="00F8608F" w:rsidRDefault="00AC3B41">
          <w:pPr>
            <w:pStyle w:val="ListParagraph"/>
            <w:numPr>
              <w:ilvl w:val="0"/>
              <w:numId w:val="21"/>
            </w:numPr>
          </w:pPr>
          <w:r>
            <w:rPr>
              <w:u w:val="single"/>
            </w:rPr>
            <w:t>LIST82A LIST82B</w:t>
          </w:r>
          <w:commentRangeEnd w:id="129"/>
          <w:r w:rsidR="00290B86">
            <w:rPr>
              <w:rStyle w:val="CommentReference"/>
              <w:sz w:val="22"/>
              <w:szCs w:val="22"/>
            </w:rPr>
            <w:commentReference w:id="129"/>
          </w:r>
        </w:p>
      </w:sdtContent>
    </w:sdt>
    <w:p w14:paraId="38FDBE33" w14:textId="77777777" w:rsidR="00F8608F" w:rsidRDefault="00AC3B41">
      <w:r>
        <w:t>END82</w:t>
      </w:r>
    </w:p>
    <w:p w14:paraId="797679F3" w14:textId="77777777" w:rsidR="00F8608F" w:rsidRDefault="00AC3B41">
      <w:r>
        <w:t>BEGIN83 W1 comment untracked whole body83a</w:t>
      </w:r>
    </w:p>
    <w:p w14:paraId="51314DCC" w14:textId="77777777" w:rsidR="00F8608F" w:rsidRDefault="00AC3B41">
      <w:pPr>
        <w:jc w:val="center"/>
      </w:pPr>
      <w:commentRangeStart w:id="130"/>
      <w:r>
        <w:rPr>
          <w:i/>
        </w:rPr>
        <w:t>BODY83A BODY83B</w:t>
      </w:r>
      <w:commentRangeEnd w:id="130"/>
      <w:r w:rsidR="00290B86">
        <w:rPr>
          <w:rStyle w:val="CommentReference"/>
          <w:sz w:val="22"/>
          <w:szCs w:val="22"/>
        </w:rPr>
        <w:commentReference w:id="130"/>
      </w:r>
    </w:p>
    <w:p w14:paraId="6B8261F3" w14:textId="77777777" w:rsidR="00F8608F" w:rsidRDefault="00AC3B41">
      <w:pPr>
        <w:jc w:val="right"/>
      </w:pPr>
      <w:r>
        <w:t xml:space="preserve">NEXT83A </w:t>
      </w:r>
      <w:r>
        <w:t>NEXT83B</w:t>
      </w:r>
    </w:p>
    <w:p w14:paraId="03F49520" w14:textId="77777777" w:rsidR="00F8608F" w:rsidRDefault="00AC3B41">
      <w:r>
        <w:t>END83</w:t>
      </w:r>
    </w:p>
    <w:p w14:paraId="5909AB30" w14:textId="77777777" w:rsidR="00F8608F" w:rsidRDefault="00AC3B41">
      <w:r>
        <w:t>BEGIN84 W2 comment untracked from head84b to-mark body84a</w:t>
      </w:r>
    </w:p>
    <w:p w14:paraId="62F943FA" w14:textId="77777777" w:rsidR="00F8608F" w:rsidRDefault="00AC3B41">
      <w:pPr>
        <w:pStyle w:val="Heading1"/>
      </w:pPr>
      <w:r>
        <w:lastRenderedPageBreak/>
        <w:t xml:space="preserve">HEAD84A </w:t>
      </w:r>
      <w:commentRangeStart w:id="131"/>
      <w:r>
        <w:t>HEAD84B</w:t>
      </w:r>
    </w:p>
    <w:p w14:paraId="0FB1AB1C" w14:textId="77777777" w:rsidR="00F8608F" w:rsidRDefault="00AC3B41">
      <w:pPr>
        <w:jc w:val="center"/>
      </w:pPr>
      <w:r>
        <w:rPr>
          <w:i/>
        </w:rPr>
        <w:t>BODY84A BODY84B</w:t>
      </w:r>
      <w:commentRangeEnd w:id="131"/>
      <w:r w:rsidR="00290B86">
        <w:rPr>
          <w:rStyle w:val="CommentReference"/>
          <w:sz w:val="22"/>
          <w:szCs w:val="22"/>
        </w:rPr>
        <w:commentReference w:id="131"/>
      </w:r>
    </w:p>
    <w:p w14:paraId="2DFE0A1E" w14:textId="77777777" w:rsidR="00F8608F" w:rsidRDefault="00AC3B41">
      <w:pPr>
        <w:jc w:val="right"/>
      </w:pPr>
      <w:r>
        <w:t>NEXT84A NEXT84B</w:t>
      </w:r>
    </w:p>
    <w:p w14:paraId="05D6FC8A" w14:textId="77777777" w:rsidR="00F8608F" w:rsidRDefault="00AC3B41">
      <w:r>
        <w:t>END84</w:t>
      </w:r>
    </w:p>
    <w:p w14:paraId="23A2F33B" w14:textId="77777777" w:rsidR="00F8608F" w:rsidRDefault="00AC3B41">
      <w:r>
        <w:t>BEGIN85 FN comment untracked from head85b to body85a</w:t>
      </w:r>
    </w:p>
    <w:p w14:paraId="3D59E1A5" w14:textId="77777777" w:rsidR="00F8608F" w:rsidRDefault="00AC3B41">
      <w:pPr>
        <w:pStyle w:val="Heading1"/>
      </w:pPr>
      <w:r>
        <w:t xml:space="preserve">HEAD85A </w:t>
      </w:r>
      <w:commentRangeStart w:id="132"/>
      <w:r>
        <w:t>HEAD85B</w:t>
      </w:r>
      <w:r>
        <w:rPr>
          <w:rStyle w:val="FootnoteReference"/>
        </w:rPr>
        <w:footnoteReference w:id="2"/>
      </w:r>
      <w:r>
        <w:t xml:space="preserve"> HEAD85C</w:t>
      </w:r>
    </w:p>
    <w:p w14:paraId="3C324E29" w14:textId="77777777" w:rsidR="00F8608F" w:rsidRDefault="00AC3B41">
      <w:pPr>
        <w:jc w:val="center"/>
      </w:pPr>
      <w:r>
        <w:rPr>
          <w:i/>
        </w:rPr>
        <w:t>BODY85A</w:t>
      </w:r>
      <w:commentRangeEnd w:id="132"/>
      <w:r w:rsidR="00290B86">
        <w:rPr>
          <w:rStyle w:val="CommentReference"/>
          <w:i/>
          <w:sz w:val="22"/>
          <w:szCs w:val="22"/>
        </w:rPr>
        <w:commentReference w:id="132"/>
      </w:r>
      <w:r>
        <w:rPr>
          <w:i/>
        </w:rPr>
        <w:t xml:space="preserve"> BODY85B</w:t>
      </w:r>
    </w:p>
    <w:p w14:paraId="70ED3EDA" w14:textId="77777777" w:rsidR="00F8608F" w:rsidRDefault="00AC3B41">
      <w:r>
        <w:t>END85</w:t>
      </w:r>
    </w:p>
    <w:p w14:paraId="589127BB" w14:textId="77777777" w:rsidR="00F8608F" w:rsidRDefault="00AC3B41">
      <w:r>
        <w:t>BEGIN86 TC1 table-end untracked cell list86a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31C54C38" w14:textId="77777777">
        <w:tc>
          <w:tcPr>
            <w:tcW w:w="4500" w:type="dxa"/>
          </w:tcPr>
          <w:p w14:paraId="2151F7C9" w14:textId="77777777" w:rsidR="00290B86" w:rsidRDefault="00AC3B41">
            <w:pPr>
              <w:pStyle w:val="ListParagraph"/>
              <w:numPr>
                <w:ilvl w:val="0"/>
                <w:numId w:val="22"/>
              </w:numPr>
              <w:rPr>
                <w:u w:val="single"/>
              </w:rPr>
            </w:pPr>
            <w:r>
              <w:rPr>
                <w:u w:val="single"/>
              </w:rPr>
              <w:t>LIST86A LIST86B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274"/>
            </w:tblGrid>
            <w:tr w:rsidR="00290B86" w:rsidRPr="00290B86" w14:paraId="5EE28927" w14:textId="77777777" w:rsidTr="00290B86">
              <w:tc>
                <w:tcPr>
                  <w:tcW w:w="4274" w:type="dxa"/>
                </w:tcPr>
                <w:p w14:paraId="4B538A04" w14:textId="33B484DF" w:rsidR="00290B86" w:rsidRPr="00290B86" w:rsidRDefault="00290B86">
                  <w:pPr>
                    <w:pStyle w:val="ListParagraph"/>
                    <w:numPr>
                      <w:ilvl w:val="0"/>
                      <w:numId w:val="22"/>
                    </w:numPr>
                    <w:ind w:left="0" w:firstLine="0"/>
                    <w:rPr>
                      <w:u w:val="single"/>
                    </w:rPr>
                  </w:pPr>
                  <w:r>
                    <w:rPr>
                      <w:u w:val="single"/>
                    </w:rPr>
                    <w:t>NEWCELL</w:t>
                  </w:r>
                </w:p>
              </w:tc>
            </w:tr>
          </w:tbl>
          <w:p w14:paraId="53AE188F" w14:textId="6ECF49E0" w:rsidR="00F8608F" w:rsidRDefault="00F8608F">
            <w:pPr>
              <w:pStyle w:val="ListParagraph"/>
              <w:numPr>
                <w:ilvl w:val="0"/>
                <w:numId w:val="22"/>
              </w:numPr>
            </w:pPr>
          </w:p>
        </w:tc>
        <w:tc>
          <w:tcPr>
            <w:tcW w:w="3000" w:type="dxa"/>
          </w:tcPr>
          <w:p w14:paraId="58F107CE" w14:textId="77777777" w:rsidR="00F8608F" w:rsidRDefault="00AC3B41">
            <w:r>
              <w:t>T86R1C2A T86R1C2B</w:t>
            </w:r>
          </w:p>
        </w:tc>
      </w:tr>
    </w:tbl>
    <w:p w14:paraId="7909C6C6" w14:textId="77777777" w:rsidR="00F8608F" w:rsidRDefault="00AC3B41">
      <w:r>
        <w:t>END86</w:t>
      </w:r>
    </w:p>
    <w:p w14:paraId="071B903F" w14:textId="77777777" w:rsidR="00F8608F" w:rsidRDefault="00AC3B41">
      <w:r>
        <w:t>BEGIN87 TC1 table-end tracked cell list87a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714DD63" w14:textId="77777777">
        <w:tc>
          <w:tcPr>
            <w:tcW w:w="4500" w:type="dxa"/>
          </w:tcPr>
          <w:p w14:paraId="5082F346" w14:textId="77777777" w:rsidR="00290B86" w:rsidRDefault="00AC3B41">
            <w:pPr>
              <w:pStyle w:val="ListParagraph"/>
              <w:numPr>
                <w:ilvl w:val="0"/>
                <w:numId w:val="23"/>
              </w:numPr>
              <w:rPr>
                <w:ins w:id="133" w:author="Author A" w:date="2026-10-22T09:04:00Z" w16du:dateUtc="2026-10-21T22:04:00Z"/>
                <w:u w:val="single"/>
              </w:rPr>
            </w:pPr>
            <w:r>
              <w:rPr>
                <w:u w:val="single"/>
              </w:rPr>
              <w:t>LIST87A LIST87B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  <w:tblPrChange w:id="134" w:author="Author A" w:date="2026-10-22T09:04:00Z" w16du:dateUtc="2026-10-21T22:04:00Z">
                <w:tblPr>
                  <w:tblW w:w="0" w:type="nil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ook w:val="0000" w:firstRow="0" w:lastRow="0" w:firstColumn="0" w:lastColumn="0" w:noHBand="0" w:noVBand="0"/>
                </w:tblPr>
              </w:tblPrChange>
            </w:tblPr>
            <w:tblGrid>
              <w:gridCol w:w="4274"/>
              <w:tblGridChange w:id="135">
                <w:tblGrid>
                  <w:gridCol w:w="4274"/>
                </w:tblGrid>
              </w:tblGridChange>
            </w:tblGrid>
            <w:tr w:rsidR="00290B86" w:rsidRPr="00290B86" w14:paraId="55F17B11" w14:textId="77777777" w:rsidTr="00290B86">
              <w:tblPrEx>
                <w:tblPrExChange w:id="136" w:author="Author A" w:date="2026-10-22T09:04:00Z" w16du:dateUtc="2026-10-21T22:04:00Z">
                  <w:tblPrEx>
                    <w:tblCellMar>
                      <w:top w:w="0" w:type="dxa"/>
                      <w:bottom w:w="0" w:type="dxa"/>
                    </w:tblCellMar>
                  </w:tblPrEx>
                </w:tblPrExChange>
              </w:tblPrEx>
              <w:trPr>
                <w:ins w:id="137" w:author="Author A" w:date="2026-10-22T09:04:00Z" w16du:dateUtc="2026-10-21T22:04:00Z"/>
              </w:trPr>
              <w:tc>
                <w:tcPr>
                  <w:tcW w:w="4274" w:type="dxa"/>
                </w:tcPr>
                <w:p w14:paraId="1ACD6D94" w14:textId="2C0B0CC6" w:rsidR="00290B86" w:rsidRPr="00290B86" w:rsidRDefault="00290B86">
                  <w:pPr>
                    <w:pStyle w:val="ListParagraph"/>
                    <w:numPr>
                      <w:ilvl w:val="0"/>
                      <w:numId w:val="23"/>
                    </w:numPr>
                    <w:ind w:left="0" w:firstLine="0"/>
                    <w:rPr>
                      <w:ins w:id="138" w:author="Author A" w:date="2026-10-22T09:04:00Z" w16du:dateUtc="2026-10-21T22:04:00Z"/>
                      <w:u w:val="single"/>
                      <w:rPrChange w:id="139" w:author="Author A" w:date="2026-10-22T09:04:00Z" w16du:dateUtc="2026-10-21T22:04:00Z">
                        <w:rPr>
                          <w:ins w:id="140" w:author="Author A" w:date="2026-10-22T09:04:00Z" w16du:dateUtc="2026-10-21T22:04:00Z"/>
                        </w:rPr>
                      </w:rPrChange>
                    </w:rPr>
                  </w:pPr>
                  <w:ins w:id="141" w:author="Author A" w:date="2026-10-22T09:04:00Z" w16du:dateUtc="2026-10-21T22:04:00Z">
                    <w:r>
                      <w:rPr>
                        <w:u w:val="single"/>
                      </w:rPr>
                      <w:t>NEWCELL</w:t>
                    </w:r>
                  </w:ins>
                </w:p>
              </w:tc>
            </w:tr>
          </w:tbl>
          <w:p w14:paraId="47796D2B" w14:textId="2ADF3863" w:rsidR="00F8608F" w:rsidRDefault="00F8608F">
            <w:pPr>
              <w:pStyle w:val="ListParagraph"/>
              <w:numPr>
                <w:ilvl w:val="0"/>
                <w:numId w:val="23"/>
              </w:numPr>
            </w:pPr>
          </w:p>
        </w:tc>
        <w:tc>
          <w:tcPr>
            <w:tcW w:w="3000" w:type="dxa"/>
          </w:tcPr>
          <w:p w14:paraId="185DF1E0" w14:textId="77777777" w:rsidR="00F8608F" w:rsidRDefault="00AC3B41">
            <w:r>
              <w:t>T87R1C2A T87R1C2B</w:t>
            </w:r>
          </w:p>
        </w:tc>
      </w:tr>
    </w:tbl>
    <w:p w14:paraId="267E15F4" w14:textId="77777777" w:rsidR="00F8608F" w:rsidRDefault="00AC3B41">
      <w:r>
        <w:t>END87</w:t>
      </w:r>
    </w:p>
    <w:p w14:paraId="4E1CF633" w14:textId="77777777" w:rsidR="00F8608F" w:rsidRDefault="00AC3B41">
      <w:r>
        <w:t>BEGIN88 TC1 paragraph-delete untracked paragraph list88a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1F6E936B" w14:textId="77777777">
        <w:tc>
          <w:tcPr>
            <w:tcW w:w="4500" w:type="dxa"/>
          </w:tcPr>
          <w:p w14:paraId="481DE415" w14:textId="2360F107" w:rsidR="00F8608F" w:rsidRDefault="00F8608F">
            <w:pPr>
              <w:pStyle w:val="ListParagraph"/>
              <w:numPr>
                <w:ilvl w:val="0"/>
                <w:numId w:val="24"/>
              </w:numPr>
            </w:pPr>
          </w:p>
        </w:tc>
        <w:tc>
          <w:tcPr>
            <w:tcW w:w="3000" w:type="dxa"/>
          </w:tcPr>
          <w:p w14:paraId="3DC3E680" w14:textId="77777777" w:rsidR="00F8608F" w:rsidRDefault="00AC3B41">
            <w:r>
              <w:t>T88R1C2A T88R1C2B</w:t>
            </w:r>
          </w:p>
        </w:tc>
      </w:tr>
    </w:tbl>
    <w:p w14:paraId="701A3E52" w14:textId="77777777" w:rsidR="00F8608F" w:rsidRDefault="00AC3B41">
      <w:r>
        <w:t>END88</w:t>
      </w:r>
    </w:p>
    <w:p w14:paraId="39D5B073" w14:textId="77777777" w:rsidR="00F8608F" w:rsidRDefault="00AC3B41">
      <w:r>
        <w:t>BEGIN89 TC2 paragraph-delete untracked paragraph list89a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46C5B248" w14:textId="77777777"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</w:tblGrid>
            <w:tr w:rsidR="00F8608F" w14:paraId="63FEFD13" w14:textId="77777777">
              <w:tc>
                <w:tcPr>
                  <w:tcW w:w="2000" w:type="dxa"/>
                </w:tcPr>
                <w:p w14:paraId="55DEEB8A" w14:textId="77777777" w:rsidR="00F8608F" w:rsidRDefault="00AC3B41">
                  <w:r>
                    <w:t>N89A N89B</w:t>
                  </w:r>
                </w:p>
              </w:tc>
            </w:tr>
          </w:tbl>
          <w:p w14:paraId="483FA9FA" w14:textId="0EA487BD" w:rsidR="00F8608F" w:rsidRDefault="00F8608F">
            <w:pPr>
              <w:pStyle w:val="ListParagraph"/>
              <w:numPr>
                <w:ilvl w:val="0"/>
                <w:numId w:val="25"/>
              </w:numPr>
            </w:pPr>
          </w:p>
        </w:tc>
        <w:tc>
          <w:tcPr>
            <w:tcW w:w="3000" w:type="dxa"/>
          </w:tcPr>
          <w:p w14:paraId="4D68C11F" w14:textId="77777777" w:rsidR="00F8608F" w:rsidRDefault="00AC3B41">
            <w:r>
              <w:t>T89R1C2A T89R1C2B</w:t>
            </w:r>
          </w:p>
        </w:tc>
      </w:tr>
    </w:tbl>
    <w:p w14:paraId="29553CD7" w14:textId="77777777" w:rsidR="00F8608F" w:rsidRDefault="00AC3B41">
      <w:r>
        <w:t>END89</w:t>
      </w:r>
    </w:p>
    <w:p w14:paraId="460BBEED" w14:textId="77777777" w:rsidR="00F8608F" w:rsidRDefault="00AC3B41">
      <w:r>
        <w:t>BEGIN90 TC1 paragraph-delete tracked paragraph list90a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AD9ED61" w14:textId="77777777">
        <w:tc>
          <w:tcPr>
            <w:tcW w:w="4500" w:type="dxa"/>
          </w:tcPr>
          <w:p w14:paraId="4BA85420" w14:textId="0F8ED51C" w:rsidR="00F8608F" w:rsidRDefault="00AC3B41">
            <w:pPr>
              <w:pStyle w:val="ListParagraph"/>
              <w:numPr>
                <w:ilvl w:val="0"/>
                <w:numId w:val="26"/>
              </w:numPr>
            </w:pPr>
            <w:del w:id="142" w:author="Author A" w:date="2026-10-22T09:04:00Z" w16du:dateUtc="2026-10-21T22:04:00Z">
              <w:r w:rsidDel="00290B86">
                <w:rPr>
                  <w:u w:val="single"/>
                </w:rPr>
                <w:delText>LIST90A LIST90B</w:delText>
              </w:r>
            </w:del>
          </w:p>
        </w:tc>
        <w:tc>
          <w:tcPr>
            <w:tcW w:w="3000" w:type="dxa"/>
          </w:tcPr>
          <w:p w14:paraId="13B03B26" w14:textId="77777777" w:rsidR="00F8608F" w:rsidRDefault="00AC3B41">
            <w:r>
              <w:t>T90R1C2A T90R1C2B</w:t>
            </w:r>
          </w:p>
        </w:tc>
      </w:tr>
    </w:tbl>
    <w:p w14:paraId="45749481" w14:textId="77777777" w:rsidR="00F8608F" w:rsidRDefault="00AC3B41">
      <w:r>
        <w:t>END90</w:t>
      </w:r>
    </w:p>
    <w:p w14:paraId="2471F2DB" w14:textId="77777777" w:rsidR="00F8608F" w:rsidRDefault="00AC3B41">
      <w:r>
        <w:t>BEGIN91 TC2 paragraph-delete tracked paragraph list91a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043A5B76" w14:textId="77777777">
        <w:tc>
          <w:tcPr>
            <w:tcW w:w="4500" w:type="dxa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000"/>
            </w:tblGrid>
            <w:tr w:rsidR="00F8608F" w14:paraId="0853D3FD" w14:textId="77777777">
              <w:tc>
                <w:tcPr>
                  <w:tcW w:w="2000" w:type="dxa"/>
                </w:tcPr>
                <w:p w14:paraId="427E74CE" w14:textId="77777777" w:rsidR="00F8608F" w:rsidRDefault="00AC3B41">
                  <w:r>
                    <w:lastRenderedPageBreak/>
                    <w:t>N91A N91B</w:t>
                  </w:r>
                </w:p>
              </w:tc>
            </w:tr>
          </w:tbl>
          <w:p w14:paraId="12F83986" w14:textId="52958E3A" w:rsidR="00F8608F" w:rsidRDefault="00AC3B41">
            <w:pPr>
              <w:pStyle w:val="ListParagraph"/>
              <w:numPr>
                <w:ilvl w:val="0"/>
                <w:numId w:val="27"/>
              </w:numPr>
            </w:pPr>
            <w:del w:id="143" w:author="Author A" w:date="2026-10-22T09:04:00Z" w16du:dateUtc="2026-10-21T22:04:00Z">
              <w:r w:rsidDel="00290B86">
                <w:rPr>
                  <w:u w:val="single"/>
                </w:rPr>
                <w:delText>LIST91A LIST91B</w:delText>
              </w:r>
            </w:del>
          </w:p>
        </w:tc>
        <w:tc>
          <w:tcPr>
            <w:tcW w:w="3000" w:type="dxa"/>
          </w:tcPr>
          <w:p w14:paraId="57C38E63" w14:textId="77777777" w:rsidR="00F8608F" w:rsidRDefault="00AC3B41">
            <w:r>
              <w:t>T91R1C2A T91R1C2B</w:t>
            </w:r>
          </w:p>
        </w:tc>
      </w:tr>
    </w:tbl>
    <w:p w14:paraId="4DD37C22" w14:textId="77777777" w:rsidR="00F8608F" w:rsidRDefault="00AC3B41">
      <w:r>
        <w:t>END91</w:t>
      </w:r>
    </w:p>
    <w:p w14:paraId="454DFC05" w14:textId="77777777" w:rsidR="00F8608F" w:rsidRDefault="00AC3B41">
      <w:r>
        <w:t>BEGIN92 TC1 clear untracked cell list92a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0E0764AE" w14:textId="77777777">
        <w:tc>
          <w:tcPr>
            <w:tcW w:w="4500" w:type="dxa"/>
          </w:tcPr>
          <w:p w14:paraId="5BCA1339" w14:textId="44B5B94C" w:rsidR="00F8608F" w:rsidRDefault="00F8608F">
            <w:pPr>
              <w:pStyle w:val="ListParagraph"/>
              <w:numPr>
                <w:ilvl w:val="0"/>
                <w:numId w:val="28"/>
              </w:numPr>
            </w:pPr>
          </w:p>
        </w:tc>
        <w:tc>
          <w:tcPr>
            <w:tcW w:w="3000" w:type="dxa"/>
          </w:tcPr>
          <w:p w14:paraId="72504F84" w14:textId="77777777" w:rsidR="00F8608F" w:rsidRDefault="00AC3B41">
            <w:r>
              <w:t>T92R1C2A T92R1C2B</w:t>
            </w:r>
          </w:p>
        </w:tc>
      </w:tr>
    </w:tbl>
    <w:p w14:paraId="4CAE2613" w14:textId="77777777" w:rsidR="00F8608F" w:rsidRDefault="00AC3B41">
      <w:r>
        <w:t>END92</w:t>
      </w:r>
    </w:p>
    <w:p w14:paraId="4FF78FF3" w14:textId="77777777" w:rsidR="00F8608F" w:rsidRDefault="00AC3B41">
      <w:r>
        <w:t>BEGIN93 TC1 clear tracked cell list93a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64B4C879" w14:textId="77777777">
        <w:tc>
          <w:tcPr>
            <w:tcW w:w="4500" w:type="dxa"/>
          </w:tcPr>
          <w:p w14:paraId="675A5071" w14:textId="15BA7184" w:rsidR="00F8608F" w:rsidRDefault="00AC3B41">
            <w:pPr>
              <w:pStyle w:val="ListParagraph"/>
              <w:numPr>
                <w:ilvl w:val="0"/>
                <w:numId w:val="29"/>
              </w:numPr>
            </w:pPr>
            <w:del w:id="144" w:author="Author A" w:date="2026-10-22T09:04:00Z" w16du:dateUtc="2026-10-21T22:04:00Z">
              <w:r w:rsidDel="00290B86">
                <w:rPr>
                  <w:u w:val="single"/>
                </w:rPr>
                <w:delText>LIST93A LIST93B</w:delText>
              </w:r>
            </w:del>
          </w:p>
        </w:tc>
        <w:tc>
          <w:tcPr>
            <w:tcW w:w="3000" w:type="dxa"/>
          </w:tcPr>
          <w:p w14:paraId="0ECCDFDD" w14:textId="77777777" w:rsidR="00F8608F" w:rsidRDefault="00AC3B41">
            <w:r>
              <w:t>T93R1C2A T93R1C2B</w:t>
            </w:r>
          </w:p>
        </w:tc>
      </w:tr>
    </w:tbl>
    <w:p w14:paraId="067BA3BA" w14:textId="77777777" w:rsidR="00F8608F" w:rsidRDefault="00AC3B41">
      <w:r>
        <w:t>END93</w:t>
      </w:r>
    </w:p>
    <w:p w14:paraId="5044BAE9" w14:textId="77777777" w:rsidR="00F8608F" w:rsidRDefault="00AC3B41">
      <w:r>
        <w:t>BEGIN94 TC1 ooxml-replace untracked cell list94a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230B44F4" w14:textId="77777777">
        <w:tc>
          <w:tcPr>
            <w:tcW w:w="4500" w:type="dxa"/>
          </w:tcPr>
          <w:tbl>
            <w:tblPr>
              <w:tblW w:w="0" w:type="auto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000"/>
            </w:tblGrid>
            <w:tr w:rsidR="00290B86" w14:paraId="423F367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000" w:type="dxa"/>
                </w:tcPr>
                <w:p w14:paraId="32996833" w14:textId="77777777" w:rsidR="00290B86" w:rsidRDefault="00290B86">
                  <w:r>
                    <w:t>NEWOOXML</w:t>
                  </w:r>
                </w:p>
              </w:tc>
            </w:tr>
          </w:tbl>
          <w:p w14:paraId="77C35A27" w14:textId="2D65B9E6" w:rsidR="00F8608F" w:rsidRDefault="00F8608F">
            <w:pPr>
              <w:pStyle w:val="ListParagraph"/>
              <w:numPr>
                <w:ilvl w:val="0"/>
                <w:numId w:val="30"/>
              </w:numPr>
            </w:pPr>
          </w:p>
        </w:tc>
        <w:tc>
          <w:tcPr>
            <w:tcW w:w="3000" w:type="dxa"/>
          </w:tcPr>
          <w:p w14:paraId="1C667E62" w14:textId="77777777" w:rsidR="00F8608F" w:rsidRDefault="00AC3B41">
            <w:r>
              <w:t>T94R1C2A T94R1C2B</w:t>
            </w:r>
          </w:p>
        </w:tc>
      </w:tr>
    </w:tbl>
    <w:p w14:paraId="026105D5" w14:textId="77777777" w:rsidR="00F8608F" w:rsidRDefault="00AC3B41">
      <w:r>
        <w:t>END94</w:t>
      </w:r>
    </w:p>
    <w:p w14:paraId="5F2970E7" w14:textId="77777777" w:rsidR="00F8608F" w:rsidRDefault="00AC3B41">
      <w:r>
        <w:t>BEGIN95 TC3 control-delete untracked control c52-95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00"/>
        <w:gridCol w:w="3000"/>
      </w:tblGrid>
      <w:tr w:rsidR="00F8608F" w14:paraId="387F5E04" w14:textId="77777777">
        <w:tc>
          <w:tcPr>
            <w:tcW w:w="4500" w:type="dxa"/>
          </w:tcPr>
          <w:p w14:paraId="53DD346C" w14:textId="4220037E" w:rsidR="00F8608F" w:rsidRDefault="00F8608F">
            <w:pPr>
              <w:pStyle w:val="ListParagraph"/>
              <w:numPr>
                <w:ilvl w:val="0"/>
                <w:numId w:val="31"/>
              </w:numPr>
            </w:pPr>
          </w:p>
        </w:tc>
        <w:tc>
          <w:tcPr>
            <w:tcW w:w="3000" w:type="dxa"/>
          </w:tcPr>
          <w:p w14:paraId="6830F04B" w14:textId="77777777" w:rsidR="00F8608F" w:rsidRDefault="00AC3B41">
            <w:r>
              <w:t>T95R1C2A T95R1C2B</w:t>
            </w:r>
          </w:p>
        </w:tc>
      </w:tr>
    </w:tbl>
    <w:p w14:paraId="09468118" w14:textId="77777777" w:rsidR="00F8608F" w:rsidRDefault="00AC3B41">
      <w:r>
        <w:t>END95</w:t>
      </w:r>
    </w:p>
    <w:p w14:paraId="70D32DB0" w14:textId="77777777" w:rsidR="00F8608F" w:rsidRDefault="00AC3B41">
      <w:r>
        <w:t>End of check 52.</w:t>
      </w:r>
    </w:p>
    <w:sectPr w:rsidR="00F8608F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Check 52" w:date="2026-10-22T00:00:00Z" w:initials="C52">
    <w:p w14:paraId="708CAD13" w14:textId="77777777" w:rsidR="00F8608F" w:rsidRDefault="00AC3B41">
      <w:pPr>
        <w:pStyle w:val="CommentText"/>
      </w:pPr>
      <w:r>
        <w:rPr>
          <w:rStyle w:val="CommentReference"/>
        </w:rPr>
        <w:annotationRef/>
      </w:r>
      <w:r>
        <w:t>SPANNING</w:t>
      </w:r>
    </w:p>
  </w:comment>
  <w:comment w:id="126" w:author="Author A" w:date="2026-10-22T09:04:00Z" w:initials="AA">
    <w:p w14:paraId="02192A83" w14:textId="50AC2A4F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27" w:author="Author A" w:date="2026-10-22T09:04:00Z" w:initials="AA">
    <w:p w14:paraId="22570A2F" w14:textId="10545AB7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28" w:author="Author A" w:date="2026-10-22T09:04:00Z" w:initials="AA">
    <w:p w14:paraId="04B0D781" w14:textId="5E7D86E5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29" w:author="Author A" w:date="2026-10-22T09:04:00Z" w:initials="AA">
    <w:p w14:paraId="3EE01BE0" w14:textId="551728E5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30" w:author="Author A" w:date="2026-10-22T09:04:00Z" w:initials="AA">
    <w:p w14:paraId="7FAAD0C7" w14:textId="5E310C54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31" w:author="Author A" w:date="2026-10-22T09:04:00Z" w:initials="AA">
    <w:p w14:paraId="10489BE7" w14:textId="097B379A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  <w:comment w:id="132" w:author="Author A" w:date="2026-10-22T09:04:00Z" w:initials="AA">
    <w:p w14:paraId="08A7577A" w14:textId="4E9A7E4A" w:rsidR="00290B86" w:rsidRDefault="00290B86">
      <w:pPr>
        <w:pStyle w:val="CommentText"/>
      </w:pPr>
      <w:r>
        <w:rPr>
          <w:rStyle w:val="CommentReference"/>
        </w:rPr>
        <w:annotationRef/>
      </w:r>
      <w:r>
        <w:t>NEWCOMMENT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08CAD13" w15:done="0"/>
  <w15:commentEx w15:paraId="02192A83" w15:done="0"/>
  <w15:commentEx w15:paraId="22570A2F" w15:done="0"/>
  <w15:commentEx w15:paraId="04B0D781" w15:done="0"/>
  <w15:commentEx w15:paraId="3EE01BE0" w15:done="0"/>
  <w15:commentEx w15:paraId="7FAAD0C7" w15:done="0"/>
  <w15:commentEx w15:paraId="10489BE7" w15:done="0"/>
  <w15:commentEx w15:paraId="08A7577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4C61E8" w16cex:dateUtc="2026-10-21T22:04:00Z"/>
  <w16cex:commentExtensible w16cex:durableId="16D83867" w16cex:dateUtc="2026-10-21T22:04:00Z"/>
  <w16cex:commentExtensible w16cex:durableId="0DC250A6" w16cex:dateUtc="2026-10-21T22:04:00Z"/>
  <w16cex:commentExtensible w16cex:durableId="4087E104" w16cex:dateUtc="2026-10-21T22:04:00Z"/>
  <w16cex:commentExtensible w16cex:durableId="71911C05" w16cex:dateUtc="2026-10-21T22:04:00Z"/>
  <w16cex:commentExtensible w16cex:durableId="56EAD463" w16cex:dateUtc="2026-10-21T22:04:00Z"/>
  <w16cex:commentExtensible w16cex:durableId="22AB4076" w16cex:dateUtc="2026-10-21T22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8CAD13" w16cid:durableId="33A26026"/>
  <w16cid:commentId w16cid:paraId="02192A83" w16cid:durableId="0E4C61E8"/>
  <w16cid:commentId w16cid:paraId="22570A2F" w16cid:durableId="16D83867"/>
  <w16cid:commentId w16cid:paraId="04B0D781" w16cid:durableId="0DC250A6"/>
  <w16cid:commentId w16cid:paraId="3EE01BE0" w16cid:durableId="4087E104"/>
  <w16cid:commentId w16cid:paraId="7FAAD0C7" w16cid:durableId="71911C05"/>
  <w16cid:commentId w16cid:paraId="10489BE7" w16cid:durableId="56EAD463"/>
  <w16cid:commentId w16cid:paraId="08A7577A" w16cid:durableId="22AB407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3EEF9" w14:textId="77777777" w:rsidR="00AC3B41" w:rsidRDefault="00AC3B41">
      <w:pPr>
        <w:spacing w:after="0" w:line="240" w:lineRule="auto"/>
      </w:pPr>
      <w:r>
        <w:separator/>
      </w:r>
    </w:p>
  </w:endnote>
  <w:endnote w:type="continuationSeparator" w:id="0">
    <w:p w14:paraId="5EEF82BF" w14:textId="77777777" w:rsidR="00AC3B41" w:rsidRDefault="00AC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A33D0" w14:textId="77777777" w:rsidR="00AC3B41" w:rsidRDefault="00AC3B41">
      <w:pPr>
        <w:spacing w:after="0" w:line="240" w:lineRule="auto"/>
      </w:pPr>
      <w:r>
        <w:separator/>
      </w:r>
    </w:p>
  </w:footnote>
  <w:footnote w:type="continuationSeparator" w:id="0">
    <w:p w14:paraId="220510C0" w14:textId="77777777" w:rsidR="00AC3B41" w:rsidRDefault="00AC3B41">
      <w:pPr>
        <w:spacing w:after="0" w:line="240" w:lineRule="auto"/>
      </w:pPr>
      <w:r>
        <w:continuationSeparator/>
      </w:r>
    </w:p>
  </w:footnote>
  <w:footnote w:id="1">
    <w:p w14:paraId="3BF92FF9" w14:textId="77777777" w:rsidR="00F8608F" w:rsidDel="00290B86" w:rsidRDefault="00AC3B41">
      <w:pPr>
        <w:pStyle w:val="FootnoteText"/>
        <w:rPr>
          <w:del w:id="42" w:author="Author A" w:date="2026-10-22T09:04:00Z" w16du:dateUtc="2026-10-21T22:04:00Z"/>
        </w:rPr>
      </w:pPr>
      <w:del w:id="43" w:author="Author A" w:date="2026-10-22T09:04:00Z" w16du:dateUtc="2026-10-21T22:04:00Z">
        <w:r w:rsidDel="00290B86">
          <w:rPr>
            <w:rStyle w:val="FootnoteReference"/>
          </w:rPr>
          <w:footnoteRef/>
        </w:r>
        <w:r w:rsidDel="00290B86">
          <w:delText xml:space="preserve"> NOTE25</w:delText>
        </w:r>
      </w:del>
    </w:p>
  </w:footnote>
  <w:footnote w:id="2">
    <w:p w14:paraId="61B22A6A" w14:textId="77777777" w:rsidR="00F8608F" w:rsidRDefault="00AC3B41">
      <w:pPr>
        <w:pStyle w:val="FootnoteText"/>
      </w:pPr>
      <w:r>
        <w:rPr>
          <w:rStyle w:val="FootnoteReference"/>
        </w:rPr>
        <w:footnoteRef/>
      </w:r>
      <w:r>
        <w:t xml:space="preserve"> NOTE85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A2349"/>
    <w:multiLevelType w:val="hybridMultilevel"/>
    <w:tmpl w:val="003C370C"/>
    <w:lvl w:ilvl="0" w:tplc="15AE233A">
      <w:start w:val="1"/>
      <w:numFmt w:val="decimal"/>
      <w:lvlText w:val="%1."/>
      <w:lvlJc w:val="left"/>
      <w:pPr>
        <w:ind w:left="720" w:hanging="360"/>
      </w:pPr>
    </w:lvl>
    <w:lvl w:ilvl="1" w:tplc="D2327672">
      <w:numFmt w:val="decimal"/>
      <w:lvlText w:val=""/>
      <w:lvlJc w:val="left"/>
    </w:lvl>
    <w:lvl w:ilvl="2" w:tplc="8050206E">
      <w:numFmt w:val="decimal"/>
      <w:lvlText w:val=""/>
      <w:lvlJc w:val="left"/>
    </w:lvl>
    <w:lvl w:ilvl="3" w:tplc="897017EA">
      <w:numFmt w:val="decimal"/>
      <w:lvlText w:val=""/>
      <w:lvlJc w:val="left"/>
    </w:lvl>
    <w:lvl w:ilvl="4" w:tplc="EE18C250">
      <w:numFmt w:val="decimal"/>
      <w:lvlText w:val=""/>
      <w:lvlJc w:val="left"/>
    </w:lvl>
    <w:lvl w:ilvl="5" w:tplc="2A8A7CEA">
      <w:numFmt w:val="decimal"/>
      <w:lvlText w:val=""/>
      <w:lvlJc w:val="left"/>
    </w:lvl>
    <w:lvl w:ilvl="6" w:tplc="BDBEC522">
      <w:numFmt w:val="decimal"/>
      <w:lvlText w:val=""/>
      <w:lvlJc w:val="left"/>
    </w:lvl>
    <w:lvl w:ilvl="7" w:tplc="433A5F36">
      <w:numFmt w:val="decimal"/>
      <w:lvlText w:val=""/>
      <w:lvlJc w:val="left"/>
    </w:lvl>
    <w:lvl w:ilvl="8" w:tplc="2B804D5C">
      <w:numFmt w:val="decimal"/>
      <w:lvlText w:val=""/>
      <w:lvlJc w:val="left"/>
    </w:lvl>
  </w:abstractNum>
  <w:num w:numId="1" w16cid:durableId="971717091">
    <w:abstractNumId w:val="0"/>
    <w:lvlOverride w:ilvl="0">
      <w:startOverride w:val="1"/>
    </w:lvlOverride>
  </w:num>
  <w:num w:numId="2" w16cid:durableId="592277720">
    <w:abstractNumId w:val="0"/>
    <w:lvlOverride w:ilvl="0">
      <w:startOverride w:val="1"/>
    </w:lvlOverride>
  </w:num>
  <w:num w:numId="3" w16cid:durableId="481435864">
    <w:abstractNumId w:val="0"/>
    <w:lvlOverride w:ilvl="0">
      <w:startOverride w:val="1"/>
    </w:lvlOverride>
  </w:num>
  <w:num w:numId="4" w16cid:durableId="220992480">
    <w:abstractNumId w:val="0"/>
    <w:lvlOverride w:ilvl="0">
      <w:startOverride w:val="1"/>
    </w:lvlOverride>
  </w:num>
  <w:num w:numId="5" w16cid:durableId="1971402550">
    <w:abstractNumId w:val="0"/>
    <w:lvlOverride w:ilvl="0">
      <w:startOverride w:val="1"/>
    </w:lvlOverride>
  </w:num>
  <w:num w:numId="6" w16cid:durableId="321589639">
    <w:abstractNumId w:val="0"/>
    <w:lvlOverride w:ilvl="0">
      <w:startOverride w:val="1"/>
    </w:lvlOverride>
  </w:num>
  <w:num w:numId="7" w16cid:durableId="395398980">
    <w:abstractNumId w:val="0"/>
    <w:lvlOverride w:ilvl="0">
      <w:startOverride w:val="1"/>
    </w:lvlOverride>
  </w:num>
  <w:num w:numId="8" w16cid:durableId="318845393">
    <w:abstractNumId w:val="0"/>
    <w:lvlOverride w:ilvl="0">
      <w:startOverride w:val="1"/>
    </w:lvlOverride>
  </w:num>
  <w:num w:numId="9" w16cid:durableId="1138571396">
    <w:abstractNumId w:val="0"/>
    <w:lvlOverride w:ilvl="0">
      <w:startOverride w:val="1"/>
    </w:lvlOverride>
  </w:num>
  <w:num w:numId="10" w16cid:durableId="1363550608">
    <w:abstractNumId w:val="0"/>
    <w:lvlOverride w:ilvl="0">
      <w:startOverride w:val="1"/>
    </w:lvlOverride>
  </w:num>
  <w:num w:numId="11" w16cid:durableId="1132216070">
    <w:abstractNumId w:val="0"/>
    <w:lvlOverride w:ilvl="0">
      <w:startOverride w:val="1"/>
    </w:lvlOverride>
  </w:num>
  <w:num w:numId="12" w16cid:durableId="1057783600">
    <w:abstractNumId w:val="0"/>
    <w:lvlOverride w:ilvl="0">
      <w:startOverride w:val="1"/>
    </w:lvlOverride>
  </w:num>
  <w:num w:numId="13" w16cid:durableId="1801145180">
    <w:abstractNumId w:val="0"/>
    <w:lvlOverride w:ilvl="0">
      <w:startOverride w:val="1"/>
    </w:lvlOverride>
  </w:num>
  <w:num w:numId="14" w16cid:durableId="766926703">
    <w:abstractNumId w:val="0"/>
    <w:lvlOverride w:ilvl="0">
      <w:startOverride w:val="1"/>
    </w:lvlOverride>
  </w:num>
  <w:num w:numId="15" w16cid:durableId="1612084727">
    <w:abstractNumId w:val="0"/>
    <w:lvlOverride w:ilvl="0">
      <w:startOverride w:val="1"/>
    </w:lvlOverride>
  </w:num>
  <w:num w:numId="16" w16cid:durableId="217328314">
    <w:abstractNumId w:val="0"/>
    <w:lvlOverride w:ilvl="0">
      <w:startOverride w:val="1"/>
    </w:lvlOverride>
  </w:num>
  <w:num w:numId="17" w16cid:durableId="965812288">
    <w:abstractNumId w:val="0"/>
    <w:lvlOverride w:ilvl="0">
      <w:startOverride w:val="1"/>
    </w:lvlOverride>
  </w:num>
  <w:num w:numId="18" w16cid:durableId="997146592">
    <w:abstractNumId w:val="0"/>
    <w:lvlOverride w:ilvl="0">
      <w:startOverride w:val="1"/>
    </w:lvlOverride>
  </w:num>
  <w:num w:numId="19" w16cid:durableId="1293827812">
    <w:abstractNumId w:val="0"/>
    <w:lvlOverride w:ilvl="0">
      <w:startOverride w:val="1"/>
    </w:lvlOverride>
  </w:num>
  <w:num w:numId="20" w16cid:durableId="573051213">
    <w:abstractNumId w:val="0"/>
    <w:lvlOverride w:ilvl="0">
      <w:startOverride w:val="1"/>
    </w:lvlOverride>
  </w:num>
  <w:num w:numId="21" w16cid:durableId="964773116">
    <w:abstractNumId w:val="0"/>
    <w:lvlOverride w:ilvl="0">
      <w:startOverride w:val="1"/>
    </w:lvlOverride>
  </w:num>
  <w:num w:numId="22" w16cid:durableId="83651363">
    <w:abstractNumId w:val="0"/>
    <w:lvlOverride w:ilvl="0">
      <w:startOverride w:val="1"/>
    </w:lvlOverride>
  </w:num>
  <w:num w:numId="23" w16cid:durableId="348066108">
    <w:abstractNumId w:val="0"/>
    <w:lvlOverride w:ilvl="0">
      <w:startOverride w:val="1"/>
    </w:lvlOverride>
  </w:num>
  <w:num w:numId="24" w16cid:durableId="862087229">
    <w:abstractNumId w:val="0"/>
    <w:lvlOverride w:ilvl="0">
      <w:startOverride w:val="1"/>
    </w:lvlOverride>
  </w:num>
  <w:num w:numId="25" w16cid:durableId="1995529599">
    <w:abstractNumId w:val="0"/>
    <w:lvlOverride w:ilvl="0">
      <w:startOverride w:val="1"/>
    </w:lvlOverride>
  </w:num>
  <w:num w:numId="26" w16cid:durableId="1201865986">
    <w:abstractNumId w:val="0"/>
    <w:lvlOverride w:ilvl="0">
      <w:startOverride w:val="1"/>
    </w:lvlOverride>
  </w:num>
  <w:num w:numId="27" w16cid:durableId="159661153">
    <w:abstractNumId w:val="0"/>
    <w:lvlOverride w:ilvl="0">
      <w:startOverride w:val="1"/>
    </w:lvlOverride>
  </w:num>
  <w:num w:numId="28" w16cid:durableId="838621157">
    <w:abstractNumId w:val="0"/>
    <w:lvlOverride w:ilvl="0">
      <w:startOverride w:val="1"/>
    </w:lvlOverride>
  </w:num>
  <w:num w:numId="29" w16cid:durableId="725761806">
    <w:abstractNumId w:val="0"/>
    <w:lvlOverride w:ilvl="0">
      <w:startOverride w:val="1"/>
    </w:lvlOverride>
  </w:num>
  <w:num w:numId="30" w16cid:durableId="1309558717">
    <w:abstractNumId w:val="0"/>
    <w:lvlOverride w:ilvl="0">
      <w:startOverride w:val="1"/>
    </w:lvlOverride>
  </w:num>
  <w:num w:numId="31" w16cid:durableId="1072313920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08F"/>
    <w:rsid w:val="00290B86"/>
    <w:rsid w:val="00AC3B41"/>
    <w:rsid w:val="00DC3F3F"/>
    <w:rsid w:val="00F8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ADECC3"/>
  <w15:docId w15:val="{FF64682F-2D25-4CC2-B781-6933301A7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FootnoteText">
    <w:name w:val="footnote text"/>
    <w:basedOn w:val="Normal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90B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B86"/>
  </w:style>
  <w:style w:type="paragraph" w:styleId="Revision">
    <w:name w:val="Revision"/>
    <w:hidden/>
    <w:uiPriority w:val="99"/>
    <w:unhideWhenUsed/>
    <w:rsid w:val="00290B86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0B86"/>
    <w:pPr>
      <w:spacing w:line="240" w:lineRule="auto"/>
    </w:pPr>
    <w:rPr>
      <w:b/>
      <w:bCs/>
    </w:rPr>
  </w:style>
  <w:style w:type="character" w:customStyle="1" w:styleId="CommentTextChar">
    <w:name w:val="Comment Text Char"/>
    <w:basedOn w:val="DefaultParagraphFont"/>
    <w:link w:val="CommentText"/>
    <w:uiPriority w:val="99"/>
    <w:rsid w:val="00290B8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0B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068DA11-54BE-4B90-8B45-7C9BD842CA3A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19</Pages>
  <Words>1595</Words>
  <Characters>9096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2026-10-21T22:28:00Z</dcterms:created>
  <dcterms:modified xsi:type="dcterms:W3CDTF">2026-10-21T22:28:00Z</dcterms:modified>
</cp:coreProperties>
</file>