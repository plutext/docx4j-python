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58. Each case is a region: its BEGIN paragraph, its content, its END paragraph.</w:t>
      </w:r>
    </w:p>
    <w:p>
      <w:r>
        <w:t xml:space="preserve">BEGIN1 changes</w:t>
      </w:r>
    </w:p>
    <w:p>
      <w:r>
        <w:t xml:space="preserve">PLAIN1A</w:t>
      </w:r>
    </w:p>
    <w:p>
      <w:pPr>
        <w:rPr>
          <w:del w:id="9000" w:author="Check 58" w:date="2026-10-23T00:00:00Z"/>
        </w:rPr>
      </w:pPr>
      <w:del w:id="9001" w:author="Check 58" w:date="2026-10-23T00:00:00Z">
        <w:r>
          <w:delText xml:space="preserve">OLD1A OLD1B</w:delText>
        </w:r>
      </w:del>
    </w:p>
    <w:p>
      <w:r>
        <w:t xml:space="preserve">PLAIN1C</w:t>
      </w:r>
    </w:p>
    <w:p>
      <w:r>
        <w:t xml:space="preserve">END1</w:t>
      </w:r>
    </w:p>
    <w:p>
      <w:r>
        <w:t xml:space="preserve">BEGIN2 changes</w:t>
      </w:r>
    </w:p>
    <w:p>
      <w:r>
        <w:t xml:space="preserve">PLAIN2A</w:t>
      </w:r>
    </w:p>
    <w:p>
      <w:pPr>
        <w:rPr>
          <w:del w:id="9002" w:author="Check 58" w:date="2026-10-23T00:00:00Z"/>
        </w:rPr>
      </w:pPr>
      <w:del w:id="9003" w:author="Check 58" w:date="2026-10-23T00:00:00Z">
        <w:r>
          <w:delText xml:space="preserve">OLD2A OLD2B</w:delText>
        </w:r>
      </w:del>
    </w:p>
    <w:p>
      <w:pPr>
        <w:rPr>
          <w:del w:id="9004" w:author="Check 58" w:date="2026-10-23T00:00:00Z"/>
        </w:rPr>
      </w:pPr>
      <w:del w:id="9005" w:author="Check 58" w:date="2026-10-23T00:00:00Z">
        <w:r>
          <w:delText xml:space="preserve">OLD2C OLD2D</w:delText>
        </w:r>
      </w:del>
    </w:p>
    <w:p>
      <w:r>
        <w:t xml:space="preserve">PLAIN2C</w:t>
      </w:r>
    </w:p>
    <w:p>
      <w:r>
        <w:t xml:space="preserve">END2</w:t>
      </w:r>
    </w:p>
    <w:p>
      <w:r>
        <w:t xml:space="preserve">BEGIN3 changes</w:t>
      </w:r>
    </w:p>
    <w:p>
      <w:r>
        <w:t xml:space="preserve">PLAIN3A</w:t>
      </w:r>
    </w:p>
    <w:p>
      <w:pPr>
        <w:rPr>
          <w:del w:id="9006" w:author="Check 58" w:date="2026-10-23T00:00:00Z"/>
        </w:rPr>
      </w:pPr>
      <w:del w:id="9007" w:author="Check 58" w:date="2026-10-23T00:00:00Z">
        <w:r>
          <w:delText xml:space="preserve">OLD3A OLD3B</w:delText>
        </w:r>
      </w:del>
    </w:p>
    <w:p>
      <w:pPr>
        <w:rPr>
          <w:del w:id="9008" w:author="Check 58 other" w:date="2026-10-23T00:00:00Z"/>
        </w:rPr>
      </w:pPr>
      <w:del w:id="9009" w:author="Check 58 other" w:date="2026-10-23T00:00:00Z">
        <w:r>
          <w:delText xml:space="preserve">OLD3C OLD3D</w:delText>
        </w:r>
      </w:del>
    </w:p>
    <w:p>
      <w:r>
        <w:t xml:space="preserve">PLAIN3C</w:t>
      </w:r>
    </w:p>
    <w:p>
      <w:r>
        <w:t xml:space="preserve">END3</w:t>
      </w:r>
    </w:p>
    <w:p>
      <w:r>
        <w:t xml:space="preserve">BEGIN4 changes</w:t>
      </w:r>
    </w:p>
    <w:p>
      <w:r>
        <w:t xml:space="preserve">PLAIN4A</w:t>
      </w:r>
    </w:p>
    <w:p>
      <w:del w:id="9010" w:author="Check 58" w:date="2026-10-23T00:00:00Z">
        <w:r>
          <w:delText xml:space="preserve">OLD4A OLD4B</w:delText>
        </w:r>
      </w:del>
    </w:p>
    <w:p>
      <w:r>
        <w:t xml:space="preserve">PLAIN4C</w:t>
      </w:r>
    </w:p>
    <w:p>
      <w:r>
        <w:t xml:space="preserve">END4</w:t>
      </w:r>
    </w:p>
    <w:p>
      <w:r>
        <w:t xml:space="preserve">BEGIN5 changes</w:t>
      </w:r>
    </w:p>
    <w:p>
      <w:r>
        <w:t xml:space="preserve">PLAIN5A</w:t>
      </w:r>
    </w:p>
    <w:p>
      <w:pPr>
        <w:rPr>
          <w:ins w:id="9011" w:author="Check 58" w:date="2026-10-23T00:00:00Z"/>
        </w:rPr>
      </w:pPr>
      <w:ins w:id="9012" w:author="Check 58" w:date="2026-10-23T00:00:00Z">
        <w:r>
          <w:t xml:space="preserve">NEW5A NEW5B</w:t>
        </w:r>
      </w:ins>
    </w:p>
    <w:p>
      <w:r>
        <w:t xml:space="preserve">PLAIN5C</w:t>
      </w:r>
    </w:p>
    <w:p>
      <w:r>
        <w:t xml:space="preserve">END5</w:t>
      </w:r>
    </w:p>
    <w:p>
      <w:r>
        <w:t xml:space="preserve">BEGIN6 range head6a body6b</w:t>
      </w:r>
    </w:p>
    <w:p>
      <w:pPr>
        <w:pStyle w:val="Heading1"/>
        <w:rPr>
          <w:del w:id="9013" w:author="Check 58" w:date="2026-10-23T00:00:00Z"/>
        </w:rPr>
      </w:pPr>
      <w:r>
        <w:t xml:space="preserve">HEAD6A </w:t>
      </w:r>
      <w:del w:id="9014" w:author="Check 58" w:date="2026-10-23T00:00:00Z">
        <w:r>
          <w:delText xml:space="preserve">HEAD6B</w:delText>
        </w:r>
      </w:del>
    </w:p>
    <w:p>
      <w:pPr>
        <w:jc w:val="center"/>
      </w:pPr>
      <w:del w:id="9015" w:author="Check 58" w:date="2026-10-23T00:00:00Z">
        <w:r>
          <w:rPr>
            <w:i/>
          </w:rPr>
          <w:delText xml:space="preserve">BODY6A </w:delText>
        </w:r>
      </w:del>
      <w:r>
        <w:rPr>
          <w:i/>
        </w:rPr>
        <w:t xml:space="preserve">BODY6B</w:t>
      </w:r>
    </w:p>
    <w:p>
      <w:r>
        <w:t xml:space="preserve">END6</w:t>
      </w:r>
    </w:p>
    <w:p>
      <w:r>
        <w:t xml:space="preserve">BEGIN7 range two7a two7b</w:t>
      </w:r>
    </w:p>
    <w:p>
      <w:pPr>
        <w:rPr>
          <w:del w:id="9016" w:author="Check 58" w:date="2026-10-23T00:00:00Z"/>
        </w:rPr>
      </w:pPr>
      <w:r>
        <w:t xml:space="preserve">TWO7A</w:t>
      </w:r>
    </w:p>
    <w:p>
      <w:r>
        <w:t xml:space="preserve">TWO7B</w:t>
      </w:r>
    </w:p>
    <w:p>
      <w:r>
        <w:t xml:space="preserve">END7</w:t>
      </w:r>
    </w:p>
    <w:p>
      <w:r>
        <w:t xml:space="preserve">BEGIN8 range plain8a plain8c</w:t>
      </w:r>
    </w:p>
    <w:p>
      <w:r>
        <w:t xml:space="preserve">PLAIN8A</w:t>
      </w:r>
    </w:p>
    <w:p>
      <w:pPr>
        <w:rPr>
          <w:del w:id="9017" w:author="Check 58" w:date="2026-10-23T00:00:00Z"/>
        </w:rPr>
      </w:pPr>
      <w:del w:id="9018" w:author="Check 58" w:date="2026-10-23T00:00:00Z">
        <w:r>
          <w:delText xml:space="preserve">OLD8A OLD8B</w:delText>
        </w:r>
      </w:del>
    </w:p>
    <w:p>
      <w:r>
        <w:t xml:space="preserve">PLAIN8C</w:t>
      </w:r>
    </w:p>
    <w:p>
      <w:r>
        <w:t xml:space="preserve">END8</w:t>
      </w:r>
    </w:p>
    <w:p>
      <w:r>
        <w:t xml:space="preserve">BEGIN9 cell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rPr>
                <w:del w:id="9019" w:author="Check 58" w:date="2026-10-23T00:00:00Z"/>
              </w:rPr>
            </w:pPr>
            <w:r>
              <w:t xml:space="preserve">CELL9A</w:t>
            </w:r>
          </w:p>
        </w:tc>
        <w:tc>
          <w:tcPr>
            <w:tcW w:w="2400" w:type="dxa"/>
          </w:tcPr>
          <w:p>
            <w:r>
              <w:t xml:space="preserve">CELL9B</w:t>
            </w:r>
          </w:p>
        </w:tc>
      </w:tr>
    </w:tbl>
    <w:p>
      <w:r>
        <w:t xml:space="preserve">AFTER9A</w:t>
      </w:r>
    </w:p>
    <w:p>
      <w:r>
        <w:t xml:space="preserve">END9</w:t>
      </w:r>
    </w:p>
    <w:p>
      <w:r>
        <w:t xml:space="preserve">BEGIN10 cell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CELL10A</w:t>
            </w:r>
          </w:p>
          <w:p>
            <w:pPr>
              <w:rPr>
                <w:del w:id="9020" w:author="Check 58" w:date="2026-10-23T00:00:00Z"/>
              </w:rPr>
            </w:pPr>
            <w:r>
              <w:t xml:space="preserve">CELL10B</w:t>
            </w:r>
          </w:p>
        </w:tc>
        <w:tc>
          <w:tcPr>
            <w:tcW w:w="2400" w:type="dxa"/>
          </w:tcPr>
          <w:p>
            <w:r>
              <w:t xml:space="preserve">CELL10C</w:t>
            </w:r>
          </w:p>
        </w:tc>
      </w:tr>
    </w:tbl>
    <w:p>
      <w:r>
        <w:t xml:space="preserve">AFTER10A</w:t>
      </w:r>
    </w:p>
    <w:p>
      <w:r>
        <w:t xml:space="preserve">END10</w:t>
      </w:r>
    </w:p>
    <w:p>
      <w:r>
        <w:t xml:space="preserve">BEGIN11 placeholder c58-11</w:t>
      </w:r>
    </w:p>
    <w:p>
      <w:r>
        <w:t xml:space="preserve">PLAIN11A </w:t>
      </w:r>
      <w:sdt>
        <w:sdtPr>
          <w:alias w:val="Check 58 c58-11"/>
          <w:tag w:val="c58-11"/>
          <w:id w:val="58000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PLAIN11B</w:t>
      </w:r>
    </w:p>
    <w:p>
      <w:r>
        <w:t xml:space="preserve">END11</w:t>
      </w:r>
    </w:p>
    <w:p>
      <w:r>
        <w:t xml:space="preserve">BEGIN12 search placeholder</w:t>
      </w:r>
    </w:p>
    <w:sdt>
      <w:sdtPr>
        <w:alias w:val="Check 58 c58-12"/>
        <w:tag w:val="c58-12"/>
        <w:id w:val="5800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PLAIN12A </w:t>
      </w:r>
      <w:sdt>
        <w:sdtPr>
          <w:alias w:val="Check 58 c58-12r"/>
          <w:tag w:val="c58-12r"/>
          <w:id w:val="58002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PLAIN12B</w:t>
      </w:r>
    </w:p>
    <w:p>
      <w:r>
        <w:t xml:space="preserve">Click or tap here to enter text.</w:t>
      </w:r>
    </w:p>
    <w:p>
      <w:r>
        <w:t xml:space="preserve">END12</w:t>
      </w:r>
    </w:p>
    <w:p>
      <w:r>
        <w:t xml:space="preserve">BEGIN13 search wildcards</w:t>
      </w:r>
    </w:p>
    <w:p>
      <w:r>
        <w:t xml:space="preserve">x😀y a😀b كَتَبَ z</w:t>
      </w:r>
    </w:p>
    <w:p>
      <w:r>
        <w:t xml:space="preserve">END13</w:t>
      </w:r>
    </w:p>
    <w:p>
      <w:r>
        <w:t xml:space="preserve">BEGIN14 accept 1</w:t>
      </w:r>
    </w:p>
    <w:p>
      <w:pPr>
        <w:pStyle w:val="Heading1"/>
        <w:rPr>
          <w:del w:id="9021" w:author="Check 58" w:date="2026-10-23T00:00:00Z"/>
        </w:rPr>
      </w:pPr>
      <w:r>
        <w:t xml:space="preserve">HEAD14A </w:t>
      </w:r>
      <w:del w:id="9022" w:author="Check 58" w:date="2026-10-23T00:00:00Z">
        <w:r>
          <w:delText xml:space="preserve">HEAD14B</w:delText>
        </w:r>
      </w:del>
    </w:p>
    <w:p>
      <w:pPr>
        <w:jc w:val="center"/>
      </w:pPr>
      <w:del w:id="9023" w:author="Check 58" w:date="2026-10-23T00:00:00Z">
        <w:r>
          <w:rPr>
            <w:i/>
          </w:rPr>
          <w:delText xml:space="preserve">BODY14A </w:delText>
        </w:r>
      </w:del>
      <w:r>
        <w:rPr>
          <w:i/>
        </w:rPr>
        <w:t xml:space="preserve">BODY14B</w:t>
      </w:r>
    </w:p>
    <w:p>
      <w:r>
        <w:t xml:space="preserve">END14</w:t>
      </w:r>
    </w:p>
    <w:p>
      <w:r>
        <w:t xml:space="preserve">BEGIN15 accept 2</w:t>
      </w:r>
    </w:p>
    <w:p>
      <w:pPr>
        <w:pStyle w:val="Heading1"/>
        <w:rPr>
          <w:del w:id="9024" w:author="Check 58" w:date="2026-10-23T00:00:00Z"/>
        </w:rPr>
      </w:pPr>
      <w:r>
        <w:t xml:space="preserve">HEAD15A </w:t>
      </w:r>
      <w:del w:id="9025" w:author="Check 58" w:date="2026-10-23T00:00:00Z">
        <w:r>
          <w:delText xml:space="preserve">HEAD15B</w:delText>
        </w:r>
      </w:del>
    </w:p>
    <w:p>
      <w:pPr>
        <w:jc w:val="center"/>
      </w:pPr>
      <w:del w:id="9026" w:author="Check 58" w:date="2026-10-23T00:00:00Z">
        <w:r>
          <w:rPr>
            <w:i/>
          </w:rPr>
          <w:delText xml:space="preserve">BODY15A </w:delText>
        </w:r>
      </w:del>
      <w:r>
        <w:rPr>
          <w:i/>
        </w:rPr>
        <w:t xml:space="preserve">BODY15B</w:t>
      </w:r>
    </w:p>
    <w:p>
      <w:r>
        <w:t xml:space="preserve">END15</w:t>
      </w:r>
    </w:p>
    <w:p>
      <w:r>
        <w:t xml:space="preserve">BEGIN16 reject 1</w:t>
      </w:r>
    </w:p>
    <w:p>
      <w:pPr>
        <w:pStyle w:val="Heading1"/>
        <w:rPr>
          <w:del w:id="9027" w:author="Check 58" w:date="2026-10-23T00:00:00Z"/>
        </w:rPr>
      </w:pPr>
      <w:r>
        <w:t xml:space="preserve">HEAD16A </w:t>
      </w:r>
      <w:del w:id="9028" w:author="Check 58" w:date="2026-10-23T00:00:00Z">
        <w:r>
          <w:delText xml:space="preserve">HEAD16B</w:delText>
        </w:r>
      </w:del>
    </w:p>
    <w:p>
      <w:pPr>
        <w:jc w:val="center"/>
      </w:pPr>
      <w:del w:id="9029" w:author="Check 58" w:date="2026-10-23T00:00:00Z">
        <w:r>
          <w:rPr>
            <w:i/>
          </w:rPr>
          <w:delText xml:space="preserve">BODY16A </w:delText>
        </w:r>
      </w:del>
      <w:r>
        <w:rPr>
          <w:i/>
        </w:rPr>
        <w:t xml:space="preserve">BODY16B</w:t>
      </w:r>
    </w:p>
    <w:p>
      <w:r>
        <w:t xml:space="preserve">END16</w:t>
      </w:r>
    </w:p>
    <w:p>
      <w:r>
        <w:t xml:space="preserve">BEGIN17 reject 2</w:t>
      </w:r>
    </w:p>
    <w:p>
      <w:pPr>
        <w:pStyle w:val="Heading1"/>
        <w:rPr>
          <w:del w:id="9030" w:author="Check 58" w:date="2026-10-23T00:00:00Z"/>
        </w:rPr>
      </w:pPr>
      <w:r>
        <w:t xml:space="preserve">HEAD17A </w:t>
      </w:r>
      <w:del w:id="9031" w:author="Check 58" w:date="2026-10-23T00:00:00Z">
        <w:r>
          <w:delText xml:space="preserve">HEAD17B</w:delText>
        </w:r>
      </w:del>
    </w:p>
    <w:p>
      <w:pPr>
        <w:jc w:val="center"/>
      </w:pPr>
      <w:del w:id="9032" w:author="Check 58" w:date="2026-10-23T00:00:00Z">
        <w:r>
          <w:rPr>
            <w:i/>
          </w:rPr>
          <w:delText xml:space="preserve">BODY17A </w:delText>
        </w:r>
      </w:del>
      <w:r>
        <w:rPr>
          <w:i/>
        </w:rPr>
        <w:t xml:space="preserve">BODY17B</w:t>
      </w:r>
    </w:p>
    <w:p>
      <w:r>
        <w:t xml:space="preserve">END17</w:t>
      </w:r>
    </w:p>
    <w:p>
      <w:r>
        <w:t xml:space="preserve">BEGIN18 accept 2</w:t>
      </w:r>
    </w:p>
    <w:p>
      <w:pPr>
        <w:pStyle w:val="ListParagraph"/>
        <w:numPr>
          <w:ilvl w:val="0"/>
          <w:numId w:val="18"/>
        </w:numPr>
        <w:rPr>
          <w:ins w:id="9033" w:author="Check 58" w:date="2026-10-23T00:00:00Z"/>
        </w:rPr>
      </w:pPr>
      <w:r>
        <w:t xml:space="preserve">LIST18A</w:t>
      </w:r>
      <w:ins w:id="9034" w:author="Check 58" w:date="2026-10-23T00:00:00Z">
        <w:r>
          <w:t xml:space="preserve"> LIST18B</w:t>
        </w:r>
      </w:ins>
    </w:p>
    <w:p>
      <w:ins w:id="9035" w:author="Check 58" w:date="2026-10-23T00:00:00Z">
        <w:r>
          <w:t xml:space="preserve">PLAIN18A </w:t>
        </w:r>
      </w:ins>
      <w:r>
        <w:t xml:space="preserve">PLAIN18B</w:t>
      </w:r>
    </w:p>
    <w:p>
      <w:r>
        <w:t xml:space="preserve">END18</w:t>
      </w:r>
    </w:p>
    <w:p>
      <w:r>
        <w:t xml:space="preserve">BEGIN19 reject 2</w:t>
      </w:r>
    </w:p>
    <w:p>
      <w:pPr>
        <w:pStyle w:val="ListParagraph"/>
        <w:numPr>
          <w:ilvl w:val="0"/>
          <w:numId w:val="19"/>
        </w:numPr>
        <w:rPr>
          <w:ins w:id="9036" w:author="Check 58" w:date="2026-10-23T00:00:00Z"/>
        </w:rPr>
      </w:pPr>
      <w:r>
        <w:t xml:space="preserve">LIST19A</w:t>
      </w:r>
      <w:ins w:id="9037" w:author="Check 58" w:date="2026-10-23T00:00:00Z">
        <w:r>
          <w:t xml:space="preserve"> LIST19B</w:t>
        </w:r>
      </w:ins>
    </w:p>
    <w:p>
      <w:ins w:id="9038" w:author="Check 58" w:date="2026-10-23T00:00:00Z">
        <w:r>
          <w:t xml:space="preserve">PLAIN19A </w:t>
        </w:r>
      </w:ins>
      <w:r>
        <w:t xml:space="preserve">PLAIN19B</w:t>
      </w:r>
    </w:p>
    <w:p>
      <w:r>
        <w:t xml:space="preserve">END19</w:t>
      </w:r>
    </w:p>
    <w:p>
      <w:r>
        <w:t xml:space="preserve">BEGIN20 fill c58-20 replace</w:t>
      </w:r>
    </w:p>
    <w:sdt>
      <w:sdtPr>
        <w:alias w:val="Check 58 c58-20"/>
        <w:tag w:val="c58-20"/>
        <w:id w:val="58003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END20</w:t>
      </w:r>
    </w:p>
    <w:p>
      <w:r>
        <w:t xml:space="preserve">BEGIN21 fill c58-21 end</w:t>
      </w:r>
    </w:p>
    <w:sdt>
      <w:sdtPr>
        <w:alias w:val="Check 58 c58-21"/>
        <w:tag w:val="c58-21"/>
        <w:id w:val="5800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END21</w:t>
      </w:r>
    </w:p>
    <w:p>
      <w:r>
        <w:t xml:space="preserve">BEGIN22 fill c58-22 end</w:t>
      </w:r>
    </w:p>
    <w:p>
      <w:r>
        <w:t xml:space="preserve">PLAIN22A </w:t>
      </w:r>
      <w:sdt>
        <w:sdtPr>
          <w:alias w:val="Check 58 c58-22"/>
          <w:tag w:val="c58-22"/>
          <w:id w:val="58005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PLAIN22B</w:t>
      </w:r>
    </w:p>
    <w:p>
      <w:r>
        <w:t xml:space="preserve">END22</w:t>
      </w:r>
    </w:p>
    <w:p>
      <w:r>
        <w:t xml:space="preserve">End of check 58.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58Numbering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