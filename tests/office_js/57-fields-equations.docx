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t xml:space="preserve">Check 57. Each case is a region: its BEGIN paragraph, the case's paragraph, its END paragraph.</w:t>
      </w:r>
    </w:p>
    <w:p>
      <w:r>
        <w:t xml:space="preserve">BEGIN1 insertText-after complex-field</w:t>
      </w:r>
    </w:p>
    <w:p>
      <w:r>
        <w:t xml:space="preserve">keep1a </w:t>
      </w:r>
      <w:r>
        <w:fldChar w:fldCharType="begin"/>
      </w:r>
      <w:r>
        <w:instrText xml:space="preserve"> QUOTE "FA1 FB1" </w:instrText>
      </w:r>
      <w:r>
        <w:fldChar w:fldCharType="separate"/>
      </w:r>
      <w:r>
        <w:t xml:space="preserve">FA1 FB1</w:t>
      </w:r>
      <w:r>
        <w:fldChar w:fldCharType="end"/>
      </w:r>
      <w:r>
        <w:t xml:space="preserve"> keep1b</w:t>
      </w:r>
    </w:p>
    <w:p>
      <w:r>
        <w:t xml:space="preserve">END1</w:t>
      </w:r>
    </w:p>
    <w:p>
      <w:r>
        <w:t xml:space="preserve">BEGIN2 insertText-after simple-field</w:t>
      </w:r>
    </w:p>
    <w:p>
      <w:r>
        <w:t xml:space="preserve">keep2a </w:t>
      </w:r>
      <w:fldSimple w:instr=" QUOTE &quot;FA2 FB2&quot; ">
        <w:r>
          <w:t xml:space="preserve">FA2 FB2</w:t>
        </w:r>
      </w:fldSimple>
      <w:r>
        <w:t xml:space="preserve"> keep2b</w:t>
      </w:r>
    </w:p>
    <w:p>
      <w:r>
        <w:t xml:space="preserve">END2</w:t>
      </w:r>
    </w:p>
    <w:p>
      <w:r>
        <w:t xml:space="preserve">BEGIN3 insertParagraph-after complex-field</w:t>
      </w:r>
    </w:p>
    <w:p>
      <w:r>
        <w:t xml:space="preserve">keep3a </w:t>
      </w:r>
      <w:r>
        <w:fldChar w:fldCharType="begin"/>
      </w:r>
      <w:r>
        <w:instrText xml:space="preserve"> QUOTE "FA3 FB3" </w:instrText>
      </w:r>
      <w:r>
        <w:fldChar w:fldCharType="separate"/>
      </w:r>
      <w:r>
        <w:t xml:space="preserve">FA3 FB3</w:t>
      </w:r>
      <w:r>
        <w:fldChar w:fldCharType="end"/>
      </w:r>
      <w:r>
        <w:t xml:space="preserve"> keep3b</w:t>
      </w:r>
    </w:p>
    <w:p>
      <w:r>
        <w:t xml:space="preserve">END3</w:t>
      </w:r>
    </w:p>
    <w:p>
      <w:r>
        <w:t xml:space="preserve">BEGIN4 insertParagraph-after simple-field</w:t>
      </w:r>
    </w:p>
    <w:p>
      <w:r>
        <w:t xml:space="preserve">keep4a </w:t>
      </w:r>
      <w:fldSimple w:instr=" QUOTE &quot;FA4 FB4&quot; ">
        <w:r>
          <w:t xml:space="preserve">FA4 FB4</w:t>
        </w:r>
      </w:fldSimple>
      <w:r>
        <w:t xml:space="preserve"> keep4b</w:t>
      </w:r>
    </w:p>
    <w:p>
      <w:r>
        <w:t xml:space="preserve">END4</w:t>
      </w:r>
    </w:p>
    <w:p>
      <w:r>
        <w:t xml:space="preserve">BEGIN5 open display-equation</w:t>
      </w:r>
    </w:p>
    <w:p>
      <w:pPr>
        <w:rPr>
          <w:del w:id="5710" w:author="docx4j" w:date="2026-10-23T00:00:00Z"/>
        </w:rPr>
      </w:pPr>
      <w:del w:id="5711" w:author="docx4j" w:date="2026-10-23T00:00:00Z">
        <m:oMathPara>
          <m:oMath>
            <m:r>
              <w:rPr>
                <w:rFonts w:ascii="Cambria Math" w:hAnsi="Cambria Math"/>
              </w:rPr>
              <m:t>E=m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oMath>
        </m:oMathPara>
      </w:del>
    </w:p>
    <w:p>
      <w:r>
        <w:t xml:space="preserve">END5</w:t>
      </w:r>
    </w:p>
    <w:p>
      <w:r>
        <w:t xml:space="preserve">BEGIN6 open inline-equation</w:t>
      </w:r>
    </w:p>
    <w:p>
      <w:pPr>
        <w:rPr>
          <w:del w:id="5712" w:author="docx4j" w:date="2026-10-23T00:00:00Z"/>
        </w:rPr>
      </w:pPr>
      <w:del w:id="5713" w:author="docx4j" w:date="2026-10-23T00:00:00Z">
        <w:r>
          <w:delText xml:space="preserve">keep6a L6 </w:delText>
        </w:r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  <w:r>
          <w:delText xml:space="preserve"> R6 keep6b</w:delText>
        </w:r>
      </w:del>
    </w:p>
    <w:p>
      <w:r>
        <w:t xml:space="preserve">END6</w:t>
      </w:r>
    </w:p>
    <w:p>
      <w:r>
        <w:t xml:space="preserve">BEGIN7 paragraph-delete display-equation</w:t>
      </w:r>
    </w:p>
    <w:p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r>
        <w:t xml:space="preserve">END7</w:t>
      </w:r>
    </w:p>
    <w:p>
      <w:r>
        <w:t xml:space="preserve">BEGIN8 paragraph-delete inline-equation</w:t>
      </w:r>
    </w:p>
    <w:p>
      <w:r>
        <w:t xml:space="preserve">keep8a L8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R8 keep8b</w:t>
      </w:r>
    </w:p>
    <w:p>
      <w:r>
        <w:t xml:space="preserve">END8</w:t>
      </w:r>
    </w:p>
    <w:p>
      <w:r>
        <w:t xml:space="preserve">BEGIN9 range-delete display-equation</w:t>
      </w:r>
    </w:p>
    <w:p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r>
        <w:t xml:space="preserve">END9</w:t>
      </w:r>
    </w:p>
    <w:p>
      <w:r>
        <w:t xml:space="preserve">BEGIN10 range-delete inline-equation</w:t>
      </w:r>
    </w:p>
    <w:p>
      <w:r>
        <w:t xml:space="preserve">keep10a L10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R10 keep10b</w:t>
      </w:r>
    </w:p>
    <w:p>
      <w:r>
        <w:t xml:space="preserve">END10</w:t>
      </w:r>
    </w:p>
    <w:p>
      <w:r>
        <w:t xml:space="preserve">End of check 57.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