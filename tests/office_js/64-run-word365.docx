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A60B" w14:textId="77777777" w:rsidR="00710ECE" w:rsidRDefault="00774877">
      <w:r>
        <w:t>Check 64. Each case is a region: its BEGIN paragraph, a content control in Word's form (or a place for one), its END paragraph.</w:t>
      </w:r>
    </w:p>
    <w:p w14:paraId="4761E703" w14:textId="77777777" w:rsidR="00710ECE" w:rsidRDefault="00774877">
      <w:r>
        <w:t>BEGIN1 control-text-replace block untracked</w:t>
      </w:r>
    </w:p>
    <w:sdt>
      <w:sdtPr>
        <w:alias w:val="Check 64 control 1"/>
        <w:tag w:val="c64-1"/>
        <w:id w:val="64001"/>
        <w:placeholder>
          <w:docPart w:val="DefaultPlaceholder_-1854013440"/>
        </w:placeholder>
      </w:sdtPr>
      <w:sdtEndPr/>
      <w:sdtContent>
        <w:p w14:paraId="11E830F7" w14:textId="714A2393" w:rsidR="00710ECE" w:rsidRDefault="00603A4D">
          <w:r>
            <w:t>NEW1</w:t>
          </w:r>
        </w:p>
      </w:sdtContent>
    </w:sdt>
    <w:p w14:paraId="13AB232A" w14:textId="77777777" w:rsidR="00710ECE" w:rsidRDefault="00774877">
      <w:r>
        <w:t>END1</w:t>
      </w:r>
    </w:p>
    <w:p w14:paraId="2770B4E9" w14:textId="77777777" w:rsidR="00710ECE" w:rsidRDefault="00774877">
      <w:r>
        <w:t>BEGIN2 control-text-start block untracked</w:t>
      </w:r>
    </w:p>
    <w:sdt>
      <w:sdtPr>
        <w:alias w:val="Check 64 control 2"/>
        <w:tag w:val="c64-2"/>
        <w:id w:val="64002"/>
        <w:placeholder>
          <w:docPart w:val="DefaultPlaceholder_-1854013440"/>
        </w:placeholder>
      </w:sdtPr>
      <w:sdtEndPr/>
      <w:sdtContent>
        <w:p w14:paraId="29D92065" w14:textId="647BD772" w:rsidR="00710ECE" w:rsidRDefault="00603A4D">
          <w:r>
            <w:t>NEW2</w:t>
          </w:r>
        </w:p>
      </w:sdtContent>
    </w:sdt>
    <w:p w14:paraId="09BC7CB1" w14:textId="77777777" w:rsidR="00710ECE" w:rsidRDefault="00774877">
      <w:r>
        <w:t>END2</w:t>
      </w:r>
    </w:p>
    <w:p w14:paraId="1F08360B" w14:textId="77777777" w:rsidR="00710ECE" w:rsidRDefault="00774877">
      <w:r>
        <w:t>BEGIN3 control-text-end block untracked</w:t>
      </w:r>
    </w:p>
    <w:sdt>
      <w:sdtPr>
        <w:alias w:val="Check 64 control 3"/>
        <w:tag w:val="c64-3"/>
        <w:id w:val="64003"/>
        <w:placeholder>
          <w:docPart w:val="DefaultPlaceholder_-1854013440"/>
        </w:placeholder>
      </w:sdtPr>
      <w:sdtEndPr/>
      <w:sdtContent>
        <w:p w14:paraId="190E1020" w14:textId="675C8187" w:rsidR="00710ECE" w:rsidRDefault="00603A4D">
          <w:r>
            <w:t>NEW3</w:t>
          </w:r>
        </w:p>
      </w:sdtContent>
    </w:sdt>
    <w:p w14:paraId="4B8D6415" w14:textId="77777777" w:rsidR="00710ECE" w:rsidRDefault="00774877">
      <w:r>
        <w:t>END3</w:t>
      </w:r>
    </w:p>
    <w:p w14:paraId="0A4545E9" w14:textId="77777777" w:rsidR="00710ECE" w:rsidRDefault="00774877">
      <w:r>
        <w:t>BEGIN4 content-text-replace block untracked</w:t>
      </w:r>
    </w:p>
    <w:sdt>
      <w:sdtPr>
        <w:alias w:val="Check 64 control 4"/>
        <w:tag w:val="c64-4"/>
        <w:id w:val="64004"/>
        <w:placeholder>
          <w:docPart w:val="DefaultPlaceholder_-1854013440"/>
        </w:placeholder>
      </w:sdtPr>
      <w:sdtEndPr/>
      <w:sdtContent>
        <w:p w14:paraId="1E97ABAD" w14:textId="774CA5E7" w:rsidR="00710ECE" w:rsidRDefault="00603A4D">
          <w:r>
            <w:t>NEW4</w:t>
          </w:r>
        </w:p>
      </w:sdtContent>
    </w:sdt>
    <w:p w14:paraId="3BA1CFE2" w14:textId="77777777" w:rsidR="00710ECE" w:rsidRDefault="00774877">
      <w:r>
        <w:t>END4</w:t>
      </w:r>
    </w:p>
    <w:p w14:paraId="49B0E83E" w14:textId="77777777" w:rsidR="00710ECE" w:rsidRDefault="00774877">
      <w:r>
        <w:t>BEGIN5 content-text-end block untracked</w:t>
      </w:r>
    </w:p>
    <w:sdt>
      <w:sdtPr>
        <w:alias w:val="Check 64 control 5"/>
        <w:tag w:val="c64-5"/>
        <w:id w:val="64005"/>
        <w:placeholder>
          <w:docPart w:val="DefaultPlaceholder_-1854013440"/>
        </w:placeholder>
      </w:sdtPr>
      <w:sdtEndPr/>
      <w:sdtContent>
        <w:p w14:paraId="22CA75E1" w14:textId="6C29F965" w:rsidR="00710ECE" w:rsidRDefault="00603A4D">
          <w:r>
            <w:t>NEW5</w:t>
          </w:r>
        </w:p>
      </w:sdtContent>
    </w:sdt>
    <w:p w14:paraId="4C190D08" w14:textId="77777777" w:rsidR="00710ECE" w:rsidRDefault="00774877">
      <w:r>
        <w:t>END5</w:t>
      </w:r>
    </w:p>
    <w:p w14:paraId="7815D301" w14:textId="77777777" w:rsidR="00710ECE" w:rsidRDefault="00774877">
      <w:r>
        <w:t>BEGIN6 control-paragraph-end block untracked</w:t>
      </w:r>
    </w:p>
    <w:sdt>
      <w:sdtPr>
        <w:alias w:val="Check 64 control 6"/>
        <w:tag w:val="c64-6"/>
        <w:id w:val="64006"/>
        <w:placeholder>
          <w:docPart w:val="DefaultPlaceholder_-1854013440"/>
        </w:placeholder>
      </w:sdtPr>
      <w:sdtEndPr/>
      <w:sdtContent>
        <w:p w14:paraId="02414956" w14:textId="77777777" w:rsidR="00603A4D" w:rsidRDefault="00603A4D"/>
        <w:p w14:paraId="784CCB2A" w14:textId="1DA70CF6" w:rsidR="00710ECE" w:rsidRDefault="00603A4D">
          <w:r>
            <w:t>NEW6</w:t>
          </w:r>
        </w:p>
      </w:sdtContent>
    </w:sdt>
    <w:p w14:paraId="351B0990" w14:textId="77777777" w:rsidR="00710ECE" w:rsidRDefault="00774877">
      <w:r>
        <w:t>END6</w:t>
      </w:r>
    </w:p>
    <w:p w14:paraId="694AA42A" w14:textId="77777777" w:rsidR="00710ECE" w:rsidRDefault="00774877">
      <w:r>
        <w:t>BEGIN7 paragraph-text-replace block untracked</w:t>
      </w:r>
    </w:p>
    <w:sdt>
      <w:sdtPr>
        <w:alias w:val="Check 64 control 7"/>
        <w:tag w:val="c64-7"/>
        <w:id w:val="64007"/>
        <w:placeholder>
          <w:docPart w:val="DefaultPlaceholder_-1854013440"/>
        </w:placeholder>
      </w:sdtPr>
      <w:sdtEndPr/>
      <w:sdtContent>
        <w:p w14:paraId="6F88CAB4" w14:textId="1B2740D3" w:rsidR="00710ECE" w:rsidRDefault="00603A4D">
          <w:r>
            <w:t>NEW7</w:t>
          </w:r>
        </w:p>
      </w:sdtContent>
    </w:sdt>
    <w:p w14:paraId="6DD5475C" w14:textId="77777777" w:rsidR="00710ECE" w:rsidRDefault="00774877">
      <w:r>
        <w:t>END7</w:t>
      </w:r>
    </w:p>
    <w:p w14:paraId="2A1F8AE3" w14:textId="77777777" w:rsidR="00710ECE" w:rsidRDefault="00774877">
      <w:r>
        <w:t>BEGIN8 paragraph-text-start block untracked</w:t>
      </w:r>
    </w:p>
    <w:sdt>
      <w:sdtPr>
        <w:alias w:val="Check 64 control 8"/>
        <w:tag w:val="c64-8"/>
        <w:id w:val="64008"/>
        <w:placeholder>
          <w:docPart w:val="DefaultPlaceholder_-1854013440"/>
        </w:placeholder>
      </w:sdtPr>
      <w:sdtEndPr/>
      <w:sdtContent>
        <w:p w14:paraId="171FE0B0" w14:textId="0F8229BC" w:rsidR="00710ECE" w:rsidRDefault="00603A4D">
          <w:r>
            <w:t>NEW8</w:t>
          </w:r>
        </w:p>
      </w:sdtContent>
    </w:sdt>
    <w:p w14:paraId="3CFB7895" w14:textId="77777777" w:rsidR="00710ECE" w:rsidRDefault="00774877">
      <w:r>
        <w:t>END8</w:t>
      </w:r>
    </w:p>
    <w:p w14:paraId="164DD242" w14:textId="77777777" w:rsidR="00710ECE" w:rsidRDefault="00774877">
      <w:r>
        <w:t>BEGIN9 paragraph-text-end block untracked</w:t>
      </w:r>
    </w:p>
    <w:sdt>
      <w:sdtPr>
        <w:alias w:val="Check 64 control 9"/>
        <w:tag w:val="c64-9"/>
        <w:id w:val="64009"/>
        <w:placeholder>
          <w:docPart w:val="DefaultPlaceholder_-1854013440"/>
        </w:placeholder>
      </w:sdtPr>
      <w:sdtEndPr/>
      <w:sdtContent>
        <w:p w14:paraId="4287F78E" w14:textId="345C2284" w:rsidR="00710ECE" w:rsidRDefault="00603A4D">
          <w:r>
            <w:t>NEW9</w:t>
          </w:r>
        </w:p>
      </w:sdtContent>
    </w:sdt>
    <w:p w14:paraId="7530EAA9" w14:textId="77777777" w:rsidR="00710ECE" w:rsidRDefault="00774877">
      <w:r>
        <w:t>END9</w:t>
      </w:r>
    </w:p>
    <w:p w14:paraId="70A73AB2" w14:textId="77777777" w:rsidR="00710ECE" w:rsidRDefault="00774877">
      <w:r>
        <w:t>BEGIN10 control-text-replace run untracked</w:t>
      </w:r>
    </w:p>
    <w:p w14:paraId="5A83AEAE" w14:textId="16B9B7AE" w:rsidR="00710ECE" w:rsidRDefault="00774877">
      <w:r>
        <w:t xml:space="preserve">PLAIN10A </w:t>
      </w:r>
      <w:sdt>
        <w:sdtPr>
          <w:alias w:val="Check 64 control 10"/>
          <w:tag w:val="c64-10"/>
          <w:id w:val="64010"/>
          <w:placeholder>
            <w:docPart w:val="DefaultPlaceholder_-1854013440"/>
          </w:placeholder>
        </w:sdtPr>
        <w:sdtEndPr/>
        <w:sdtContent>
          <w:r w:rsidR="00603A4D">
            <w:t>NEW10</w:t>
          </w:r>
        </w:sdtContent>
      </w:sdt>
      <w:r>
        <w:t xml:space="preserve"> PLAIN10B</w:t>
      </w:r>
    </w:p>
    <w:p w14:paraId="08D13855" w14:textId="77777777" w:rsidR="00710ECE" w:rsidRDefault="00774877">
      <w:r>
        <w:t>END10</w:t>
      </w:r>
    </w:p>
    <w:p w14:paraId="5D6AD6AA" w14:textId="77777777" w:rsidR="00710ECE" w:rsidRDefault="00774877">
      <w:r>
        <w:t>BEGIN11 control-text-start run untracked</w:t>
      </w:r>
    </w:p>
    <w:p w14:paraId="66BA2407" w14:textId="4D70F574" w:rsidR="00710ECE" w:rsidRDefault="00774877">
      <w:r>
        <w:t xml:space="preserve">PLAIN11A </w:t>
      </w:r>
      <w:sdt>
        <w:sdtPr>
          <w:alias w:val="Check 64 control 11"/>
          <w:tag w:val="c64-11"/>
          <w:id w:val="64011"/>
          <w:placeholder>
            <w:docPart w:val="DefaultPlaceholder_-1854013440"/>
          </w:placeholder>
        </w:sdtPr>
        <w:sdtEndPr/>
        <w:sdtContent>
          <w:r w:rsidR="00603A4D">
            <w:t>NEW11</w:t>
          </w:r>
        </w:sdtContent>
      </w:sdt>
      <w:r>
        <w:t xml:space="preserve"> PLAIN11B</w:t>
      </w:r>
    </w:p>
    <w:p w14:paraId="0E050C71" w14:textId="77777777" w:rsidR="00710ECE" w:rsidRDefault="00774877">
      <w:r>
        <w:t>END11</w:t>
      </w:r>
    </w:p>
    <w:p w14:paraId="72BB141A" w14:textId="77777777" w:rsidR="00710ECE" w:rsidRDefault="00774877">
      <w:r>
        <w:t>BEGIN12 control-text-end run untracked</w:t>
      </w:r>
    </w:p>
    <w:p w14:paraId="0DFF2D79" w14:textId="3E17A00B" w:rsidR="00710ECE" w:rsidRDefault="00774877">
      <w:r>
        <w:t xml:space="preserve">PLAIN12A </w:t>
      </w:r>
      <w:sdt>
        <w:sdtPr>
          <w:alias w:val="Check 64 control 12"/>
          <w:tag w:val="c64-12"/>
          <w:id w:val="64012"/>
          <w:placeholder>
            <w:docPart w:val="DefaultPlaceholder_-1854013440"/>
          </w:placeholder>
        </w:sdtPr>
        <w:sdtEndPr/>
        <w:sdtContent>
          <w:r w:rsidR="00603A4D">
            <w:t>NEW12</w:t>
          </w:r>
        </w:sdtContent>
      </w:sdt>
      <w:r>
        <w:t xml:space="preserve"> PLAIN12B</w:t>
      </w:r>
    </w:p>
    <w:p w14:paraId="11803089" w14:textId="77777777" w:rsidR="00710ECE" w:rsidRDefault="00774877">
      <w:r>
        <w:t>END12</w:t>
      </w:r>
    </w:p>
    <w:p w14:paraId="7DD2A65F" w14:textId="77777777" w:rsidR="00710ECE" w:rsidRDefault="00774877">
      <w:r>
        <w:t>BEGIN13 content-text-replace run untracked</w:t>
      </w:r>
    </w:p>
    <w:p w14:paraId="154589F8" w14:textId="31B4DE33" w:rsidR="00710ECE" w:rsidRDefault="00774877">
      <w:r>
        <w:t xml:space="preserve">PLAIN13A </w:t>
      </w:r>
      <w:sdt>
        <w:sdtPr>
          <w:alias w:val="Check 64 control 13"/>
          <w:tag w:val="c64-13"/>
          <w:id w:val="64013"/>
          <w:placeholder>
            <w:docPart w:val="DefaultPlaceholder_-1854013440"/>
          </w:placeholder>
        </w:sdtPr>
        <w:sdtEndPr/>
        <w:sdtContent>
          <w:r w:rsidR="00603A4D">
            <w:t>NEW13</w:t>
          </w:r>
        </w:sdtContent>
      </w:sdt>
      <w:r>
        <w:t xml:space="preserve"> PLAIN13B</w:t>
      </w:r>
    </w:p>
    <w:p w14:paraId="27CAA186" w14:textId="77777777" w:rsidR="00710ECE" w:rsidRDefault="00774877">
      <w:r>
        <w:t>END13</w:t>
      </w:r>
    </w:p>
    <w:p w14:paraId="23A34E86" w14:textId="77777777" w:rsidR="00710ECE" w:rsidRDefault="00774877">
      <w:r>
        <w:t>BEGIN14 content-text-end run untracked</w:t>
      </w:r>
    </w:p>
    <w:p w14:paraId="4B083109" w14:textId="5A4705BC" w:rsidR="00710ECE" w:rsidRDefault="00774877">
      <w:r>
        <w:t xml:space="preserve">PLAIN14A </w:t>
      </w:r>
      <w:sdt>
        <w:sdtPr>
          <w:alias w:val="Check 64 control 14"/>
          <w:tag w:val="c64-14"/>
          <w:id w:val="64014"/>
          <w:placeholder>
            <w:docPart w:val="DefaultPlaceholder_-1854013440"/>
          </w:placeholder>
        </w:sdtPr>
        <w:sdtEndPr/>
        <w:sdtContent>
          <w:r w:rsidR="00603A4D">
            <w:t>NEW14</w:t>
          </w:r>
        </w:sdtContent>
      </w:sdt>
      <w:r>
        <w:t xml:space="preserve"> PLAIN14B</w:t>
      </w:r>
    </w:p>
    <w:p w14:paraId="144E159E" w14:textId="77777777" w:rsidR="00710ECE" w:rsidRDefault="00774877">
      <w:r>
        <w:t>END14</w:t>
      </w:r>
    </w:p>
    <w:p w14:paraId="129FFEBB" w14:textId="77777777" w:rsidR="00710ECE" w:rsidRDefault="00774877">
      <w:r>
        <w:t>BEGIN15 control-text-replace made-block untracked</w:t>
      </w:r>
    </w:p>
    <w:sdt>
      <w:sdtPr>
        <w:tag w:val="c64-15"/>
        <w:id w:val="-1187901703"/>
        <w:placeholder>
          <w:docPart w:val="DefaultPlaceholder_-1854013440"/>
        </w:placeholder>
      </w:sdtPr>
      <w:sdtContent>
        <w:p w14:paraId="1EFC057B" w14:textId="31E757DA" w:rsidR="00710ECE" w:rsidRDefault="00603A4D">
          <w:r>
            <w:t>NEW15</w:t>
          </w:r>
        </w:p>
      </w:sdtContent>
    </w:sdt>
    <w:p w14:paraId="456B0657" w14:textId="77777777" w:rsidR="00710ECE" w:rsidRDefault="00774877">
      <w:r>
        <w:t>END15</w:t>
      </w:r>
    </w:p>
    <w:p w14:paraId="35DF1C76" w14:textId="77777777" w:rsidR="00710ECE" w:rsidRDefault="00774877">
      <w:r>
        <w:t>BEGIN16 control-text-end made-block untracked</w:t>
      </w:r>
    </w:p>
    <w:sdt>
      <w:sdtPr>
        <w:tag w:val="c64-16"/>
        <w:id w:val="1253158679"/>
        <w:placeholder>
          <w:docPart w:val="DefaultPlaceholder_-1854013440"/>
        </w:placeholder>
      </w:sdtPr>
      <w:sdtContent>
        <w:p w14:paraId="4B53A113" w14:textId="6241508B" w:rsidR="00710ECE" w:rsidRDefault="00603A4D">
          <w:r>
            <w:t>NEW16</w:t>
          </w:r>
        </w:p>
      </w:sdtContent>
    </w:sdt>
    <w:p w14:paraId="6257374F" w14:textId="77777777" w:rsidR="00710ECE" w:rsidRDefault="00774877">
      <w:r>
        <w:t>END16</w:t>
      </w:r>
    </w:p>
    <w:p w14:paraId="46F1B0A2" w14:textId="77777777" w:rsidR="00710ECE" w:rsidRDefault="00774877">
      <w:r>
        <w:t>BEGIN17 content-text-replace made-block untracked</w:t>
      </w:r>
    </w:p>
    <w:sdt>
      <w:sdtPr>
        <w:tag w:val="c64-17"/>
        <w:id w:val="317010968"/>
        <w:placeholder>
          <w:docPart w:val="DefaultPlaceholder_-1854013440"/>
        </w:placeholder>
      </w:sdtPr>
      <w:sdtContent>
        <w:p w14:paraId="41121603" w14:textId="35974BC2" w:rsidR="00710ECE" w:rsidRDefault="00603A4D">
          <w:r>
            <w:t>NEW17</w:t>
          </w:r>
        </w:p>
      </w:sdtContent>
    </w:sdt>
    <w:p w14:paraId="6DE33ECA" w14:textId="77777777" w:rsidR="00710ECE" w:rsidRDefault="00774877">
      <w:r>
        <w:t>END17</w:t>
      </w:r>
    </w:p>
    <w:p w14:paraId="41ECB315" w14:textId="77777777" w:rsidR="00710ECE" w:rsidRDefault="00774877">
      <w:r>
        <w:t>BEGIN18 paragraph-text-end made-block untracked</w:t>
      </w:r>
    </w:p>
    <w:sdt>
      <w:sdtPr>
        <w:tag w:val="c64-18"/>
        <w:id w:val="-513921228"/>
        <w:placeholder>
          <w:docPart w:val="DefaultPlaceholder_-1854013440"/>
        </w:placeholder>
      </w:sdtPr>
      <w:sdtContent>
        <w:p w14:paraId="309F1574" w14:textId="1F3EB0E3" w:rsidR="00710ECE" w:rsidRDefault="00603A4D">
          <w:r>
            <w:t>NEW18</w:t>
          </w:r>
        </w:p>
      </w:sdtContent>
    </w:sdt>
    <w:p w14:paraId="6206E166" w14:textId="77777777" w:rsidR="00710ECE" w:rsidRDefault="00774877">
      <w:r>
        <w:t>END18</w:t>
      </w:r>
    </w:p>
    <w:p w14:paraId="3D01F33A" w14:textId="77777777" w:rsidR="00710ECE" w:rsidRDefault="00774877">
      <w:r>
        <w:t>BEGIN19 control-text-replace made-run untracked</w:t>
      </w:r>
    </w:p>
    <w:p w14:paraId="0EDCC480" w14:textId="788CFEF0" w:rsidR="00710ECE" w:rsidRDefault="00774877">
      <w:r>
        <w:t>PLAIN19A</w:t>
      </w:r>
      <w:sdt>
        <w:sdtPr>
          <w:tag w:val="c64-19"/>
          <w:id w:val="-265080928"/>
          <w:placeholder>
            <w:docPart w:val="DefaultPlaceholder_-1854013440"/>
          </w:placeholder>
        </w:sdtPr>
        <w:sdtContent>
          <w:r w:rsidR="00603A4D">
            <w:t>NEW19</w:t>
          </w:r>
        </w:sdtContent>
      </w:sdt>
      <w:r>
        <w:t xml:space="preserve">  PLAIN19B</w:t>
      </w:r>
    </w:p>
    <w:p w14:paraId="466B2077" w14:textId="77777777" w:rsidR="00710ECE" w:rsidRDefault="00774877">
      <w:r>
        <w:t>END19</w:t>
      </w:r>
    </w:p>
    <w:p w14:paraId="16C95764" w14:textId="77777777" w:rsidR="00710ECE" w:rsidRDefault="00774877">
      <w:r>
        <w:t>BEGIN20 control-text-end made-run untracked</w:t>
      </w:r>
    </w:p>
    <w:p w14:paraId="452A48DB" w14:textId="1557B215" w:rsidR="00710ECE" w:rsidRDefault="00774877">
      <w:r>
        <w:t>PLAIN20A</w:t>
      </w:r>
      <w:sdt>
        <w:sdtPr>
          <w:tag w:val="c64-20"/>
          <w:id w:val="-762687609"/>
          <w:placeholder>
            <w:docPart w:val="DefaultPlaceholder_-1854013440"/>
          </w:placeholder>
        </w:sdtPr>
        <w:sdtContent>
          <w:r w:rsidR="00603A4D">
            <w:t>NEW20</w:t>
          </w:r>
        </w:sdtContent>
      </w:sdt>
      <w:r>
        <w:t xml:space="preserve">  PLAIN20B</w:t>
      </w:r>
    </w:p>
    <w:p w14:paraId="0239D5E0" w14:textId="77777777" w:rsidR="00710ECE" w:rsidRDefault="00774877">
      <w:r>
        <w:t>END20</w:t>
      </w:r>
    </w:p>
    <w:p w14:paraId="7FCE9D75" w14:textId="77777777" w:rsidR="00710ECE" w:rsidRDefault="00774877">
      <w:r>
        <w:t>BEGIN21 content-text-replace made-run untracked</w:t>
      </w:r>
    </w:p>
    <w:p w14:paraId="347B7C5B" w14:textId="247B570E" w:rsidR="00710ECE" w:rsidRDefault="00774877">
      <w:r>
        <w:t>PLAIN21A</w:t>
      </w:r>
      <w:sdt>
        <w:sdtPr>
          <w:tag w:val="c64-21"/>
          <w:id w:val="-599785374"/>
          <w:placeholder>
            <w:docPart w:val="DefaultPlaceholder_-1854013440"/>
          </w:placeholder>
        </w:sdtPr>
        <w:sdtContent>
          <w:r w:rsidR="00603A4D">
            <w:t>NEW21</w:t>
          </w:r>
        </w:sdtContent>
      </w:sdt>
      <w:r>
        <w:t xml:space="preserve">  PLAIN21B</w:t>
      </w:r>
    </w:p>
    <w:p w14:paraId="005E7A5E" w14:textId="77777777" w:rsidR="00710ECE" w:rsidRDefault="00774877">
      <w:r>
        <w:t>END21</w:t>
      </w:r>
    </w:p>
    <w:p w14:paraId="43890A51" w14:textId="77777777" w:rsidR="00710ECE" w:rsidRDefault="00774877">
      <w:r>
        <w:t>BEGIN22 control-text-replace block tracked</w:t>
      </w:r>
    </w:p>
    <w:sdt>
      <w:sdtPr>
        <w:alias w:val="Check 64 control 22"/>
        <w:tag w:val="c64-22"/>
        <w:id w:val="64022"/>
        <w:placeholder>
          <w:docPart w:val="DefaultPlaceholder_-1854013440"/>
        </w:placeholder>
      </w:sdtPr>
      <w:sdtEndPr/>
      <w:sdtContent>
        <w:p w14:paraId="7B5D98AB" w14:textId="4C84563B" w:rsidR="00710ECE" w:rsidRDefault="00603A4D">
          <w:ins w:id="0" w:author="Author A" w:date="2026-10-24T22:01:00Z" w16du:dateUtc="2026-10-24T11:01:00Z">
            <w:r>
              <w:t>NEW22</w:t>
            </w:r>
          </w:ins>
        </w:p>
      </w:sdtContent>
    </w:sdt>
    <w:p w14:paraId="50B6DF24" w14:textId="77777777" w:rsidR="00710ECE" w:rsidRDefault="00774877">
      <w:r>
        <w:t>END22</w:t>
      </w:r>
    </w:p>
    <w:p w14:paraId="129B4E35" w14:textId="77777777" w:rsidR="00710ECE" w:rsidRDefault="00774877">
      <w:r>
        <w:t>BEGIN23 control-text-start block tracked</w:t>
      </w:r>
    </w:p>
    <w:sdt>
      <w:sdtPr>
        <w:alias w:val="Check 64 control 23"/>
        <w:tag w:val="c64-23"/>
        <w:id w:val="64023"/>
        <w:placeholder>
          <w:docPart w:val="DefaultPlaceholder_-1854013440"/>
        </w:placeholder>
      </w:sdtPr>
      <w:sdtEndPr/>
      <w:sdtContent>
        <w:p w14:paraId="6B1410D5" w14:textId="589A8E55" w:rsidR="00710ECE" w:rsidRDefault="00603A4D">
          <w:ins w:id="1" w:author="Author A" w:date="2026-10-24T22:01:00Z" w16du:dateUtc="2026-10-24T11:01:00Z">
            <w:r>
              <w:t>NEW23</w:t>
            </w:r>
          </w:ins>
        </w:p>
      </w:sdtContent>
    </w:sdt>
    <w:p w14:paraId="7BD6A373" w14:textId="77777777" w:rsidR="00710ECE" w:rsidRDefault="00774877">
      <w:r>
        <w:t>END23</w:t>
      </w:r>
    </w:p>
    <w:p w14:paraId="74497E84" w14:textId="77777777" w:rsidR="00710ECE" w:rsidRDefault="00774877">
      <w:r>
        <w:t>BEGIN24 control-text-end block tracked</w:t>
      </w:r>
    </w:p>
    <w:sdt>
      <w:sdtPr>
        <w:alias w:val="Check 64 control 24"/>
        <w:tag w:val="c64-24"/>
        <w:id w:val="64024"/>
        <w:placeholder>
          <w:docPart w:val="DefaultPlaceholder_-1854013440"/>
        </w:placeholder>
      </w:sdtPr>
      <w:sdtEndPr/>
      <w:sdtContent>
        <w:p w14:paraId="42878504" w14:textId="2F75C59C" w:rsidR="00710ECE" w:rsidRDefault="00603A4D">
          <w:ins w:id="2" w:author="Author A" w:date="2026-10-24T22:01:00Z" w16du:dateUtc="2026-10-24T11:01:00Z">
            <w:r>
              <w:t>NEW24</w:t>
            </w:r>
          </w:ins>
        </w:p>
      </w:sdtContent>
    </w:sdt>
    <w:p w14:paraId="6406B60E" w14:textId="77777777" w:rsidR="00710ECE" w:rsidRDefault="00774877">
      <w:r>
        <w:t>END24</w:t>
      </w:r>
    </w:p>
    <w:p w14:paraId="70831B7D" w14:textId="77777777" w:rsidR="00710ECE" w:rsidRDefault="00774877">
      <w:r>
        <w:t>BEGIN25 content-text-replace block tracked</w:t>
      </w:r>
    </w:p>
    <w:sdt>
      <w:sdtPr>
        <w:alias w:val="Check 64 control 25"/>
        <w:tag w:val="c64-25"/>
        <w:id w:val="64025"/>
        <w:placeholder>
          <w:docPart w:val="DefaultPlaceholder_-1854013440"/>
        </w:placeholder>
      </w:sdtPr>
      <w:sdtEndPr/>
      <w:sdtContent>
        <w:p w14:paraId="70C27388" w14:textId="3AC4CA64" w:rsidR="00710ECE" w:rsidRDefault="00603A4D">
          <w:ins w:id="3" w:author="Author A" w:date="2026-10-24T22:01:00Z" w16du:dateUtc="2026-10-24T11:01:00Z">
            <w:r>
              <w:t>NEW25</w:t>
            </w:r>
          </w:ins>
        </w:p>
      </w:sdtContent>
    </w:sdt>
    <w:p w14:paraId="6ED7229D" w14:textId="77777777" w:rsidR="00710ECE" w:rsidRDefault="00774877">
      <w:r>
        <w:t>END25</w:t>
      </w:r>
    </w:p>
    <w:p w14:paraId="4E57C4C4" w14:textId="77777777" w:rsidR="00710ECE" w:rsidRDefault="00774877">
      <w:r>
        <w:t>BEGIN26 content-text-end block tracked</w:t>
      </w:r>
    </w:p>
    <w:sdt>
      <w:sdtPr>
        <w:alias w:val="Check 64 control 26"/>
        <w:tag w:val="c64-26"/>
        <w:id w:val="64026"/>
        <w:placeholder>
          <w:docPart w:val="DefaultPlaceholder_-1854013440"/>
        </w:placeholder>
      </w:sdtPr>
      <w:sdtEndPr/>
      <w:sdtContent>
        <w:p w14:paraId="1824640E" w14:textId="06A879C2" w:rsidR="00710ECE" w:rsidRDefault="00603A4D">
          <w:ins w:id="4" w:author="Author A" w:date="2026-10-24T22:01:00Z" w16du:dateUtc="2026-10-24T11:01:00Z">
            <w:r>
              <w:t>NEW26</w:t>
            </w:r>
          </w:ins>
        </w:p>
      </w:sdtContent>
    </w:sdt>
    <w:p w14:paraId="471F2030" w14:textId="77777777" w:rsidR="00710ECE" w:rsidRDefault="00774877">
      <w:r>
        <w:t>END26</w:t>
      </w:r>
    </w:p>
    <w:p w14:paraId="1022A6A2" w14:textId="77777777" w:rsidR="00710ECE" w:rsidRDefault="00774877">
      <w:r>
        <w:t>BEGIN27 control-paragraph-end block tracked</w:t>
      </w:r>
    </w:p>
    <w:sdt>
      <w:sdtPr>
        <w:alias w:val="Check 64 control 27"/>
        <w:tag w:val="c64-27"/>
        <w:id w:val="64027"/>
        <w:placeholder>
          <w:docPart w:val="DefaultPlaceholder_-1854013440"/>
        </w:placeholder>
      </w:sdtPr>
      <w:sdtEndPr/>
      <w:sdtContent>
        <w:p w14:paraId="455748CD" w14:textId="77777777" w:rsidR="00603A4D" w:rsidRDefault="00603A4D">
          <w:pPr>
            <w:rPr>
              <w:ins w:id="5" w:author="Author A" w:date="2026-10-24T22:01:00Z" w16du:dateUtc="2026-10-24T11:01:00Z"/>
            </w:rPr>
          </w:pPr>
        </w:p>
        <w:p w14:paraId="1C5F5C7C" w14:textId="4090ABC7" w:rsidR="00710ECE" w:rsidRDefault="00603A4D">
          <w:ins w:id="6" w:author="Author A" w:date="2026-10-24T22:01:00Z" w16du:dateUtc="2026-10-24T11:01:00Z">
            <w:r>
              <w:t>NEW27</w:t>
            </w:r>
          </w:ins>
        </w:p>
      </w:sdtContent>
    </w:sdt>
    <w:p w14:paraId="116BCD67" w14:textId="77777777" w:rsidR="00710ECE" w:rsidRDefault="00774877">
      <w:r>
        <w:t>END27</w:t>
      </w:r>
    </w:p>
    <w:p w14:paraId="6FB39F6A" w14:textId="77777777" w:rsidR="00710ECE" w:rsidRDefault="00774877">
      <w:r>
        <w:t>BEGIN28 paragraph-text-replace block tracked</w:t>
      </w:r>
    </w:p>
    <w:sdt>
      <w:sdtPr>
        <w:alias w:val="Check 64 control 28"/>
        <w:tag w:val="c64-28"/>
        <w:id w:val="64028"/>
        <w:placeholder>
          <w:docPart w:val="DefaultPlaceholder_-1854013440"/>
        </w:placeholder>
      </w:sdtPr>
      <w:sdtEndPr/>
      <w:sdtContent>
        <w:p w14:paraId="58F78BC9" w14:textId="121C6470" w:rsidR="00710ECE" w:rsidRDefault="00603A4D">
          <w:ins w:id="7" w:author="Author A" w:date="2026-10-24T22:01:00Z" w16du:dateUtc="2026-10-24T11:01:00Z">
            <w:r>
              <w:t>NEW28</w:t>
            </w:r>
          </w:ins>
        </w:p>
      </w:sdtContent>
    </w:sdt>
    <w:p w14:paraId="2BBA759D" w14:textId="77777777" w:rsidR="00710ECE" w:rsidRDefault="00774877">
      <w:r>
        <w:t>END28</w:t>
      </w:r>
    </w:p>
    <w:p w14:paraId="2B3EC87A" w14:textId="77777777" w:rsidR="00710ECE" w:rsidRDefault="00774877">
      <w:r>
        <w:t>BEGIN29 paragraph-text-start block tracked</w:t>
      </w:r>
    </w:p>
    <w:sdt>
      <w:sdtPr>
        <w:alias w:val="Check 64 control 29"/>
        <w:tag w:val="c64-29"/>
        <w:id w:val="64029"/>
        <w:placeholder>
          <w:docPart w:val="DefaultPlaceholder_-1854013440"/>
        </w:placeholder>
      </w:sdtPr>
      <w:sdtEndPr/>
      <w:sdtContent>
        <w:p w14:paraId="229DABE4" w14:textId="6303A081" w:rsidR="00710ECE" w:rsidRDefault="00603A4D">
          <w:ins w:id="8" w:author="Author A" w:date="2026-10-24T22:01:00Z" w16du:dateUtc="2026-10-24T11:01:00Z">
            <w:r>
              <w:t>NEW29</w:t>
            </w:r>
          </w:ins>
        </w:p>
      </w:sdtContent>
    </w:sdt>
    <w:p w14:paraId="15D80CD1" w14:textId="77777777" w:rsidR="00710ECE" w:rsidRDefault="00774877">
      <w:r>
        <w:t>END29</w:t>
      </w:r>
    </w:p>
    <w:p w14:paraId="1C70703D" w14:textId="77777777" w:rsidR="00710ECE" w:rsidRDefault="00774877">
      <w:r>
        <w:t>BEGIN30 paragraph-text-end block tracked</w:t>
      </w:r>
    </w:p>
    <w:sdt>
      <w:sdtPr>
        <w:alias w:val="Check 64 control 30"/>
        <w:tag w:val="c64-30"/>
        <w:id w:val="64030"/>
        <w:placeholder>
          <w:docPart w:val="DefaultPlaceholder_-1854013440"/>
        </w:placeholder>
      </w:sdtPr>
      <w:sdtEndPr/>
      <w:sdtContent>
        <w:p w14:paraId="208EA47C" w14:textId="5FDE9DBD" w:rsidR="00710ECE" w:rsidRDefault="00603A4D">
          <w:ins w:id="9" w:author="Author A" w:date="2026-10-24T22:01:00Z" w16du:dateUtc="2026-10-24T11:01:00Z">
            <w:r>
              <w:t>NEW30</w:t>
            </w:r>
          </w:ins>
        </w:p>
      </w:sdtContent>
    </w:sdt>
    <w:p w14:paraId="1B48F819" w14:textId="77777777" w:rsidR="00710ECE" w:rsidRDefault="00774877">
      <w:r>
        <w:t>END30</w:t>
      </w:r>
    </w:p>
    <w:p w14:paraId="5962A2C2" w14:textId="77777777" w:rsidR="00710ECE" w:rsidRDefault="00774877">
      <w:r>
        <w:t>BEGIN31 control-text-replace run tracked</w:t>
      </w:r>
    </w:p>
    <w:p w14:paraId="380AD7DA" w14:textId="31F5190E" w:rsidR="00710ECE" w:rsidRDefault="00774877">
      <w:r>
        <w:t xml:space="preserve">PLAIN31A </w:t>
      </w:r>
      <w:sdt>
        <w:sdtPr>
          <w:alias w:val="Check 64 control 31"/>
          <w:tag w:val="c64-31"/>
          <w:id w:val="64031"/>
          <w:placeholder>
            <w:docPart w:val="DefaultPlaceholder_-1854013440"/>
          </w:placeholder>
        </w:sdtPr>
        <w:sdtEndPr/>
        <w:sdtContent>
          <w:ins w:id="10" w:author="Author A" w:date="2026-10-24T22:01:00Z" w16du:dateUtc="2026-10-24T11:01:00Z">
            <w:r w:rsidR="00603A4D">
              <w:t>NEW31</w:t>
            </w:r>
          </w:ins>
        </w:sdtContent>
      </w:sdt>
      <w:r>
        <w:t xml:space="preserve"> PLAIN31B</w:t>
      </w:r>
    </w:p>
    <w:p w14:paraId="130784D7" w14:textId="77777777" w:rsidR="00710ECE" w:rsidRDefault="00774877">
      <w:r>
        <w:t>END31</w:t>
      </w:r>
    </w:p>
    <w:p w14:paraId="227FD9E4" w14:textId="77777777" w:rsidR="00710ECE" w:rsidRDefault="00774877">
      <w:r>
        <w:t>BEGIN32 control-text-start run tracked</w:t>
      </w:r>
    </w:p>
    <w:p w14:paraId="1DD6B2A2" w14:textId="16399F9D" w:rsidR="00710ECE" w:rsidRDefault="00774877">
      <w:r>
        <w:t xml:space="preserve">PLAIN32A </w:t>
      </w:r>
      <w:sdt>
        <w:sdtPr>
          <w:alias w:val="Check 64 control 32"/>
          <w:tag w:val="c64-32"/>
          <w:id w:val="64032"/>
          <w:placeholder>
            <w:docPart w:val="DefaultPlaceholder_-1854013440"/>
          </w:placeholder>
        </w:sdtPr>
        <w:sdtEndPr/>
        <w:sdtContent>
          <w:ins w:id="11" w:author="Author A" w:date="2026-10-24T22:01:00Z" w16du:dateUtc="2026-10-24T11:01:00Z">
            <w:r w:rsidR="00603A4D">
              <w:t>NEW32</w:t>
            </w:r>
          </w:ins>
        </w:sdtContent>
      </w:sdt>
      <w:r>
        <w:t xml:space="preserve"> PLAIN32B</w:t>
      </w:r>
    </w:p>
    <w:p w14:paraId="508FAA2C" w14:textId="77777777" w:rsidR="00710ECE" w:rsidRDefault="00774877">
      <w:r>
        <w:t>END32</w:t>
      </w:r>
    </w:p>
    <w:p w14:paraId="3280321A" w14:textId="77777777" w:rsidR="00710ECE" w:rsidRDefault="00774877">
      <w:r>
        <w:t>BEGIN33 control-text-end run tracked</w:t>
      </w:r>
    </w:p>
    <w:p w14:paraId="7B0EDA4C" w14:textId="3AC685B0" w:rsidR="00710ECE" w:rsidRDefault="00774877">
      <w:r>
        <w:t xml:space="preserve">PLAIN33A </w:t>
      </w:r>
      <w:sdt>
        <w:sdtPr>
          <w:alias w:val="Check 64 control 33"/>
          <w:tag w:val="c64-33"/>
          <w:id w:val="64033"/>
          <w:placeholder>
            <w:docPart w:val="DefaultPlaceholder_-1854013440"/>
          </w:placeholder>
        </w:sdtPr>
        <w:sdtEndPr/>
        <w:sdtContent>
          <w:ins w:id="12" w:author="Author A" w:date="2026-10-24T22:01:00Z" w16du:dateUtc="2026-10-24T11:01:00Z">
            <w:r w:rsidR="00603A4D">
              <w:t>NEW33</w:t>
            </w:r>
          </w:ins>
        </w:sdtContent>
      </w:sdt>
      <w:r>
        <w:t xml:space="preserve"> PLAIN33B</w:t>
      </w:r>
    </w:p>
    <w:p w14:paraId="03D98110" w14:textId="77777777" w:rsidR="00710ECE" w:rsidRDefault="00774877">
      <w:r>
        <w:t>END33</w:t>
      </w:r>
    </w:p>
    <w:p w14:paraId="4A38E235" w14:textId="77777777" w:rsidR="00710ECE" w:rsidRDefault="00774877">
      <w:r>
        <w:t>BEGIN34 content-text-replace run tracked</w:t>
      </w:r>
    </w:p>
    <w:p w14:paraId="034AE938" w14:textId="5D6121BF" w:rsidR="00710ECE" w:rsidRDefault="00774877">
      <w:r>
        <w:t xml:space="preserve">PLAIN34A </w:t>
      </w:r>
      <w:sdt>
        <w:sdtPr>
          <w:alias w:val="Check 64 control 34"/>
          <w:tag w:val="c64-34"/>
          <w:id w:val="64034"/>
          <w:placeholder>
            <w:docPart w:val="DefaultPlaceholder_-1854013440"/>
          </w:placeholder>
        </w:sdtPr>
        <w:sdtEndPr/>
        <w:sdtContent>
          <w:ins w:id="13" w:author="Author A" w:date="2026-10-24T22:01:00Z" w16du:dateUtc="2026-10-24T11:01:00Z">
            <w:r w:rsidR="00603A4D">
              <w:t>NEW34</w:t>
            </w:r>
          </w:ins>
        </w:sdtContent>
      </w:sdt>
      <w:r>
        <w:t xml:space="preserve"> PLAIN34B</w:t>
      </w:r>
    </w:p>
    <w:p w14:paraId="6BE1B446" w14:textId="77777777" w:rsidR="00710ECE" w:rsidRDefault="00774877">
      <w:r>
        <w:t>END34</w:t>
      </w:r>
    </w:p>
    <w:p w14:paraId="4CCDE4B5" w14:textId="77777777" w:rsidR="00710ECE" w:rsidRDefault="00774877">
      <w:r>
        <w:t>BEGIN35 content-text-end run tracked</w:t>
      </w:r>
    </w:p>
    <w:p w14:paraId="11CBC74D" w14:textId="2A1B6836" w:rsidR="00710ECE" w:rsidRDefault="00774877">
      <w:r>
        <w:t xml:space="preserve">PLAIN35A </w:t>
      </w:r>
      <w:sdt>
        <w:sdtPr>
          <w:alias w:val="Check 64 control 35"/>
          <w:tag w:val="c64-35"/>
          <w:id w:val="64035"/>
          <w:placeholder>
            <w:docPart w:val="DefaultPlaceholder_-1854013440"/>
          </w:placeholder>
        </w:sdtPr>
        <w:sdtEndPr/>
        <w:sdtContent>
          <w:ins w:id="14" w:author="Author A" w:date="2026-10-24T22:01:00Z" w16du:dateUtc="2026-10-24T11:01:00Z">
            <w:r w:rsidR="00603A4D">
              <w:t>NEW35</w:t>
            </w:r>
          </w:ins>
        </w:sdtContent>
      </w:sdt>
      <w:r>
        <w:t xml:space="preserve"> PLAIN35B</w:t>
      </w:r>
    </w:p>
    <w:p w14:paraId="51A99CC1" w14:textId="77777777" w:rsidR="00710ECE" w:rsidRDefault="00774877">
      <w:r>
        <w:t>END35</w:t>
      </w:r>
    </w:p>
    <w:p w14:paraId="72EF7266" w14:textId="77777777" w:rsidR="00710ECE" w:rsidRDefault="00774877">
      <w:r>
        <w:lastRenderedPageBreak/>
        <w:t>BEGIN36 control-text-replace made-block tracked</w:t>
      </w:r>
    </w:p>
    <w:sdt>
      <w:sdtPr>
        <w:tag w:val="c64-36"/>
        <w:id w:val="2032913946"/>
        <w:placeholder>
          <w:docPart w:val="DefaultPlaceholder_-1854013440"/>
        </w:placeholder>
      </w:sdtPr>
      <w:sdtContent>
        <w:p w14:paraId="6704AE89" w14:textId="4B2992FC" w:rsidR="00710ECE" w:rsidRDefault="00603A4D">
          <w:ins w:id="15" w:author="Author A" w:date="2026-10-24T22:01:00Z" w16du:dateUtc="2026-10-24T11:01:00Z">
            <w:r>
              <w:t>NEW36</w:t>
            </w:r>
          </w:ins>
        </w:p>
      </w:sdtContent>
    </w:sdt>
    <w:p w14:paraId="39A8A4CC" w14:textId="77777777" w:rsidR="00710ECE" w:rsidRDefault="00774877">
      <w:r>
        <w:t>END36</w:t>
      </w:r>
    </w:p>
    <w:p w14:paraId="15C6F696" w14:textId="77777777" w:rsidR="00710ECE" w:rsidRDefault="00774877">
      <w:r>
        <w:t>BEGIN37 control-text-end made-block tracked</w:t>
      </w:r>
    </w:p>
    <w:sdt>
      <w:sdtPr>
        <w:tag w:val="c64-37"/>
        <w:id w:val="-1086689748"/>
        <w:placeholder>
          <w:docPart w:val="DefaultPlaceholder_-1854013440"/>
        </w:placeholder>
      </w:sdtPr>
      <w:sdtContent>
        <w:p w14:paraId="0CEE8F1E" w14:textId="5650556B" w:rsidR="00710ECE" w:rsidRDefault="00603A4D">
          <w:ins w:id="16" w:author="Author A" w:date="2026-10-24T22:01:00Z" w16du:dateUtc="2026-10-24T11:01:00Z">
            <w:r>
              <w:t>NEW37</w:t>
            </w:r>
          </w:ins>
        </w:p>
      </w:sdtContent>
    </w:sdt>
    <w:p w14:paraId="36F53556" w14:textId="77777777" w:rsidR="00710ECE" w:rsidRDefault="00774877">
      <w:r>
        <w:t>END37</w:t>
      </w:r>
    </w:p>
    <w:p w14:paraId="780BE9FF" w14:textId="77777777" w:rsidR="00710ECE" w:rsidRDefault="00774877">
      <w:r>
        <w:t>BEGIN38 content-text-replace made-block tracked</w:t>
      </w:r>
    </w:p>
    <w:sdt>
      <w:sdtPr>
        <w:tag w:val="c64-38"/>
        <w:id w:val="1845440985"/>
        <w:placeholder>
          <w:docPart w:val="DefaultPlaceholder_-1854013440"/>
        </w:placeholder>
      </w:sdtPr>
      <w:sdtContent>
        <w:p w14:paraId="7C1CDFF5" w14:textId="0DA636AE" w:rsidR="00710ECE" w:rsidRDefault="00603A4D">
          <w:ins w:id="17" w:author="Author A" w:date="2026-10-24T22:01:00Z" w16du:dateUtc="2026-10-24T11:01:00Z">
            <w:r>
              <w:t>NEW38</w:t>
            </w:r>
          </w:ins>
        </w:p>
      </w:sdtContent>
    </w:sdt>
    <w:p w14:paraId="7AC8B1D0" w14:textId="77777777" w:rsidR="00710ECE" w:rsidRDefault="00774877">
      <w:r>
        <w:t>END38</w:t>
      </w:r>
    </w:p>
    <w:p w14:paraId="005A637D" w14:textId="77777777" w:rsidR="00710ECE" w:rsidRDefault="00774877">
      <w:r>
        <w:t>BEGIN39 paragraph-text-end made-block tracked</w:t>
      </w:r>
    </w:p>
    <w:sdt>
      <w:sdtPr>
        <w:tag w:val="c64-39"/>
        <w:id w:val="-746106071"/>
        <w:placeholder>
          <w:docPart w:val="DefaultPlaceholder_-1854013440"/>
        </w:placeholder>
      </w:sdtPr>
      <w:sdtContent>
        <w:p w14:paraId="26A76DAE" w14:textId="5BB13A68" w:rsidR="00710ECE" w:rsidRDefault="00603A4D">
          <w:ins w:id="18" w:author="Author A" w:date="2026-10-24T22:01:00Z" w16du:dateUtc="2026-10-24T11:01:00Z">
            <w:r>
              <w:t>NEW39</w:t>
            </w:r>
          </w:ins>
        </w:p>
      </w:sdtContent>
    </w:sdt>
    <w:p w14:paraId="002779B1" w14:textId="77777777" w:rsidR="00710ECE" w:rsidRDefault="00774877">
      <w:r>
        <w:t>END39</w:t>
      </w:r>
    </w:p>
    <w:p w14:paraId="05743620" w14:textId="77777777" w:rsidR="00710ECE" w:rsidRDefault="00774877">
      <w:r>
        <w:t>BEGIN40 control-text-replace made-run tracked</w:t>
      </w:r>
    </w:p>
    <w:p w14:paraId="564D0D4B" w14:textId="4E3AC7FD" w:rsidR="00710ECE" w:rsidRDefault="00774877">
      <w:r>
        <w:t>PLAIN40A</w:t>
      </w:r>
      <w:sdt>
        <w:sdtPr>
          <w:tag w:val="c64-40"/>
          <w:id w:val="84658850"/>
          <w:placeholder>
            <w:docPart w:val="DefaultPlaceholder_-1854013440"/>
          </w:placeholder>
        </w:sdtPr>
        <w:sdtContent>
          <w:ins w:id="19" w:author="Author A" w:date="2026-10-24T22:01:00Z" w16du:dateUtc="2026-10-24T11:01:00Z">
            <w:r w:rsidR="00603A4D">
              <w:t>NEW40</w:t>
            </w:r>
          </w:ins>
        </w:sdtContent>
      </w:sdt>
      <w:r>
        <w:t xml:space="preserve">  PLAIN40B</w:t>
      </w:r>
    </w:p>
    <w:p w14:paraId="6503C9C6" w14:textId="77777777" w:rsidR="00710ECE" w:rsidRDefault="00774877">
      <w:r>
        <w:t>END40</w:t>
      </w:r>
    </w:p>
    <w:p w14:paraId="5D60AE95" w14:textId="77777777" w:rsidR="00710ECE" w:rsidRDefault="00774877">
      <w:r>
        <w:t>BEGIN41 control-text-end made-run tracked</w:t>
      </w:r>
    </w:p>
    <w:p w14:paraId="61167B6B" w14:textId="5850762F" w:rsidR="00710ECE" w:rsidRDefault="00774877">
      <w:r>
        <w:t>PLAIN41A</w:t>
      </w:r>
      <w:sdt>
        <w:sdtPr>
          <w:tag w:val="c64-41"/>
          <w:id w:val="824010798"/>
          <w:placeholder>
            <w:docPart w:val="DefaultPlaceholder_-1854013440"/>
          </w:placeholder>
        </w:sdtPr>
        <w:sdtContent>
          <w:ins w:id="20" w:author="Author A" w:date="2026-10-24T22:01:00Z" w16du:dateUtc="2026-10-24T11:01:00Z">
            <w:r w:rsidR="00603A4D">
              <w:t>NEW41</w:t>
            </w:r>
          </w:ins>
        </w:sdtContent>
      </w:sdt>
      <w:r>
        <w:t xml:space="preserve">  PLAIN41B</w:t>
      </w:r>
    </w:p>
    <w:p w14:paraId="3689AA4A" w14:textId="77777777" w:rsidR="00710ECE" w:rsidRDefault="00774877">
      <w:r>
        <w:t>END41</w:t>
      </w:r>
    </w:p>
    <w:p w14:paraId="5A569A5E" w14:textId="77777777" w:rsidR="00710ECE" w:rsidRDefault="00774877">
      <w:r>
        <w:t>BEGIN42 content-text-replace made-run tracked</w:t>
      </w:r>
    </w:p>
    <w:p w14:paraId="476CFEE9" w14:textId="2BE90B23" w:rsidR="00710ECE" w:rsidRDefault="00774877">
      <w:r>
        <w:t>PLAIN42A</w:t>
      </w:r>
      <w:sdt>
        <w:sdtPr>
          <w:tag w:val="c64-42"/>
          <w:id w:val="2107144937"/>
          <w:placeholder>
            <w:docPart w:val="DefaultPlaceholder_-1854013440"/>
          </w:placeholder>
        </w:sdtPr>
        <w:sdtContent>
          <w:ins w:id="21" w:author="Author A" w:date="2026-10-24T22:01:00Z" w16du:dateUtc="2026-10-24T11:01:00Z">
            <w:r w:rsidR="00603A4D">
              <w:t>NEW42</w:t>
            </w:r>
          </w:ins>
        </w:sdtContent>
      </w:sdt>
      <w:r>
        <w:t xml:space="preserve">  PLAIN42B</w:t>
      </w:r>
    </w:p>
    <w:p w14:paraId="3B7C06AA" w14:textId="77777777" w:rsidR="00710ECE" w:rsidRDefault="00774877">
      <w:r>
        <w:t>END42</w:t>
      </w:r>
    </w:p>
    <w:p w14:paraId="20186F51" w14:textId="77777777" w:rsidR="00710ECE" w:rsidRDefault="00774877">
      <w:r>
        <w:t>BEGIN43 control-text-replace block-bound untracked</w:t>
      </w:r>
    </w:p>
    <w:sdt>
      <w:sdtPr>
        <w:alias w:val="Check 64 control 43"/>
        <w:tag w:val="c64-43"/>
        <w:id w:val="64043"/>
        <w:placeholder>
          <w:docPart w:val="DefaultPlaceholder_-1854013440"/>
        </w:placeholder>
        <w:dataBinding w:prefixMappings="xmlns:ns0='urn:check64'" w:xpath="/ns0:check64[1]/ns0:value43[1]" w:storeItemID="{64646464-6464-4646-8646-646464646464}"/>
        <w:text/>
      </w:sdtPr>
      <w:sdtEndPr/>
      <w:sdtContent>
        <w:p w14:paraId="64733BCF" w14:textId="392A0F92" w:rsidR="00710ECE" w:rsidRDefault="00603A4D">
          <w:r>
            <w:t>NEW43</w:t>
          </w:r>
        </w:p>
      </w:sdtContent>
    </w:sdt>
    <w:p w14:paraId="33CA55AF" w14:textId="77777777" w:rsidR="00710ECE" w:rsidRDefault="00774877">
      <w:r>
        <w:t>END43</w:t>
      </w:r>
    </w:p>
    <w:p w14:paraId="7445DA1C" w14:textId="77777777" w:rsidR="00710ECE" w:rsidRDefault="00774877">
      <w:r>
        <w:t>BEGIN44 content-text-replace block-bound untracked</w:t>
      </w:r>
    </w:p>
    <w:sdt>
      <w:sdtPr>
        <w:alias w:val="Check 64 control 44"/>
        <w:tag w:val="c64-44"/>
        <w:id w:val="64044"/>
        <w:placeholder>
          <w:docPart w:val="DefaultPlaceholder_-1854013440"/>
        </w:placeholder>
        <w:dataBinding w:prefixMappings="xmlns:ns0='urn:check64'" w:xpath="/ns0:check64[1]/ns0:value44[1]" w:storeItemID="{64646464-6464-4646-8646-646464646464}"/>
        <w:text/>
      </w:sdtPr>
      <w:sdtEndPr/>
      <w:sdtContent>
        <w:p w14:paraId="36CD6593" w14:textId="0A4C4017" w:rsidR="00710ECE" w:rsidRDefault="00603A4D">
          <w:r>
            <w:t>NEW44</w:t>
          </w:r>
        </w:p>
      </w:sdtContent>
    </w:sdt>
    <w:p w14:paraId="00BE868F" w14:textId="77777777" w:rsidR="00710ECE" w:rsidRDefault="00774877">
      <w:r>
        <w:t>END44</w:t>
      </w:r>
    </w:p>
    <w:p w14:paraId="283CBA5F" w14:textId="77777777" w:rsidR="00710ECE" w:rsidRDefault="00774877">
      <w:r>
        <w:lastRenderedPageBreak/>
        <w:t>BEGIN45 paragraph-text-replace block-bound untracked</w:t>
      </w:r>
    </w:p>
    <w:sdt>
      <w:sdtPr>
        <w:alias w:val="Check 64 control 45"/>
        <w:tag w:val="c64-45"/>
        <w:id w:val="64045"/>
        <w:placeholder>
          <w:docPart w:val="DefaultPlaceholder_-1854013440"/>
        </w:placeholder>
        <w:dataBinding w:prefixMappings="xmlns:ns0='urn:check64'" w:xpath="/ns0:check64[1]/ns0:value45[1]" w:storeItemID="{64646464-6464-4646-8646-646464646464}"/>
        <w:text/>
      </w:sdtPr>
      <w:sdtEndPr/>
      <w:sdtContent>
        <w:p w14:paraId="3CC69E9D" w14:textId="56C217E6" w:rsidR="00710ECE" w:rsidRDefault="00603A4D">
          <w:r>
            <w:t>NEW45</w:t>
          </w:r>
        </w:p>
      </w:sdtContent>
    </w:sdt>
    <w:p w14:paraId="2ABFB2AF" w14:textId="77777777" w:rsidR="00710ECE" w:rsidRDefault="00774877">
      <w:r>
        <w:t>END45</w:t>
      </w:r>
    </w:p>
    <w:p w14:paraId="1736A3DE" w14:textId="77777777" w:rsidR="00710ECE" w:rsidRDefault="00774877">
      <w:r>
        <w:t>BEGIN46 control-text-replace block-value untracked</w:t>
      </w:r>
    </w:p>
    <w:sdt>
      <w:sdtPr>
        <w:alias w:val="Check 64 control 46"/>
        <w:tag w:val="c64-46"/>
        <w:id w:val="64046"/>
        <w:placeholder>
          <w:docPart w:val="DefaultPlaceholder_-1854013440"/>
        </w:placeholder>
        <w:dataBinding w:prefixMappings="xmlns:ns0='urn:check64'" w:xpath="/ns0:check64[1]/ns0:value46[1]" w:storeItemID="{64646464-6464-4646-8646-646464646464}"/>
        <w:text/>
      </w:sdtPr>
      <w:sdtEndPr/>
      <w:sdtContent>
        <w:p w14:paraId="26392948" w14:textId="64E5362E" w:rsidR="00710ECE" w:rsidRDefault="00603A4D">
          <w:r>
            <w:t>NEW46</w:t>
          </w:r>
        </w:p>
      </w:sdtContent>
    </w:sdt>
    <w:p w14:paraId="79F17A62" w14:textId="77777777" w:rsidR="00710ECE" w:rsidRDefault="00774877">
      <w:r>
        <w:t>END46</w:t>
      </w:r>
    </w:p>
    <w:p w14:paraId="3FF0E987" w14:textId="77777777" w:rsidR="00710ECE" w:rsidRDefault="00774877">
      <w:r>
        <w:t>BEGIN47 content-text-replace block-value untracked</w:t>
      </w:r>
    </w:p>
    <w:sdt>
      <w:sdtPr>
        <w:alias w:val="Check 64 control 47"/>
        <w:tag w:val="c64-47"/>
        <w:id w:val="64047"/>
        <w:placeholder>
          <w:docPart w:val="DefaultPlaceholder_-1854013440"/>
        </w:placeholder>
        <w:dataBinding w:prefixMappings="xmlns:ns0='urn:check64'" w:xpath="/ns0:check64[1]/ns0:value47[1]" w:storeItemID="{64646464-6464-4646-8646-646464646464}"/>
        <w:text/>
      </w:sdtPr>
      <w:sdtEndPr/>
      <w:sdtContent>
        <w:p w14:paraId="183BB77D" w14:textId="3DA7A041" w:rsidR="00710ECE" w:rsidRDefault="00603A4D">
          <w:r>
            <w:t>NEW47</w:t>
          </w:r>
        </w:p>
      </w:sdtContent>
    </w:sdt>
    <w:p w14:paraId="45FAE8E9" w14:textId="77777777" w:rsidR="00710ECE" w:rsidRDefault="00774877">
      <w:r>
        <w:t>END47</w:t>
      </w:r>
    </w:p>
    <w:p w14:paraId="45C61CD1" w14:textId="77777777" w:rsidR="00710ECE" w:rsidRDefault="00774877">
      <w:r>
        <w:t>BEGIN48 paragraph-text-replace block-value untracked</w:t>
      </w:r>
    </w:p>
    <w:sdt>
      <w:sdtPr>
        <w:alias w:val="Check 64 control 48"/>
        <w:tag w:val="c64-48"/>
        <w:id w:val="64048"/>
        <w:placeholder>
          <w:docPart w:val="DefaultPlaceholder_-1854013440"/>
        </w:placeholder>
        <w:dataBinding w:prefixMappings="xmlns:ns0='urn:check64'" w:xpath="/ns0:check64[1]/ns0:value48[1]" w:storeItemID="{64646464-6464-4646-8646-646464646464}"/>
        <w:text/>
      </w:sdtPr>
      <w:sdtEndPr/>
      <w:sdtContent>
        <w:p w14:paraId="5C4C6686" w14:textId="6EBD68C0" w:rsidR="00710ECE" w:rsidRDefault="00603A4D">
          <w:r>
            <w:t>NEW48</w:t>
          </w:r>
        </w:p>
      </w:sdtContent>
    </w:sdt>
    <w:p w14:paraId="7A061265" w14:textId="77777777" w:rsidR="00710ECE" w:rsidRDefault="00774877">
      <w:r>
        <w:t>END48</w:t>
      </w:r>
    </w:p>
    <w:p w14:paraId="55FCA639" w14:textId="77777777" w:rsidR="00710ECE" w:rsidRDefault="00774877">
      <w:r>
        <w:t>BEGIN49 control-text-replace run-bound untracked</w:t>
      </w:r>
    </w:p>
    <w:p w14:paraId="5881CA86" w14:textId="1A5E3AF5" w:rsidR="00710ECE" w:rsidRDefault="00774877">
      <w:r>
        <w:t xml:space="preserve">PLAIN49A </w:t>
      </w:r>
      <w:sdt>
        <w:sdtPr>
          <w:alias w:val="Check 64 control 49"/>
          <w:tag w:val="c64-49"/>
          <w:id w:val="64049"/>
          <w:placeholder>
            <w:docPart w:val="DefaultPlaceholder_-1854013440"/>
          </w:placeholder>
          <w:dataBinding w:prefixMappings="xmlns:ns0='urn:check64'" w:xpath="/ns0:check64[1]/ns0:value49[1]" w:storeItemID="{64646464-6464-4646-8646-646464646464}"/>
          <w:text/>
        </w:sdtPr>
        <w:sdtEndPr/>
        <w:sdtContent>
          <w:r w:rsidR="00603A4D">
            <w:t>NEW49</w:t>
          </w:r>
        </w:sdtContent>
      </w:sdt>
      <w:r>
        <w:t xml:space="preserve"> PLAIN49B</w:t>
      </w:r>
    </w:p>
    <w:p w14:paraId="06434D27" w14:textId="77777777" w:rsidR="00710ECE" w:rsidRDefault="00774877">
      <w:r>
        <w:t>END49</w:t>
      </w:r>
    </w:p>
    <w:p w14:paraId="5EF375CE" w14:textId="77777777" w:rsidR="00710ECE" w:rsidRDefault="00774877">
      <w:r>
        <w:t>BEGIN50 content-text-replace run-bound untracked</w:t>
      </w:r>
    </w:p>
    <w:p w14:paraId="3CFB5938" w14:textId="4CA39583" w:rsidR="00710ECE" w:rsidRDefault="00774877">
      <w:r>
        <w:t xml:space="preserve">PLAIN50A </w:t>
      </w:r>
      <w:sdt>
        <w:sdtPr>
          <w:alias w:val="Check 64 control 50"/>
          <w:tag w:val="c64-50"/>
          <w:id w:val="64050"/>
          <w:placeholder>
            <w:docPart w:val="DefaultPlaceholder_-1854013440"/>
          </w:placeholder>
          <w:dataBinding w:prefixMappings="xmlns:ns0='urn:check64'" w:xpath="/ns0:check64[1]/ns0:value50[1]" w:storeItemID="{64646464-6464-4646-8646-646464646464}"/>
          <w:text/>
        </w:sdtPr>
        <w:sdtEndPr/>
        <w:sdtContent>
          <w:r w:rsidR="00603A4D">
            <w:t>NEW50</w:t>
          </w:r>
        </w:sdtContent>
      </w:sdt>
      <w:r>
        <w:t xml:space="preserve"> PLAIN50B</w:t>
      </w:r>
    </w:p>
    <w:p w14:paraId="119A9D14" w14:textId="77777777" w:rsidR="00710ECE" w:rsidRDefault="00774877">
      <w:r>
        <w:t>END50</w:t>
      </w:r>
    </w:p>
    <w:p w14:paraId="7388B2AC" w14:textId="77777777" w:rsidR="00710ECE" w:rsidRDefault="00774877">
      <w:r>
        <w:t>BEGIN51 control-text-replace run-value untracked</w:t>
      </w:r>
    </w:p>
    <w:p w14:paraId="5E3B6958" w14:textId="6CE88468" w:rsidR="00710ECE" w:rsidRDefault="00774877">
      <w:r>
        <w:t xml:space="preserve">PLAIN51A </w:t>
      </w:r>
      <w:sdt>
        <w:sdtPr>
          <w:alias w:val="Check 64 control 51"/>
          <w:tag w:val="c64-51"/>
          <w:id w:val="64051"/>
          <w:placeholder>
            <w:docPart w:val="DefaultPlaceholder_-1854013440"/>
          </w:placeholder>
          <w:dataBinding w:prefixMappings="xmlns:ns0='urn:check64'" w:xpath="/ns0:check64[1]/ns0:value51[1]" w:storeItemID="{64646464-6464-4646-8646-646464646464}"/>
          <w:text/>
        </w:sdtPr>
        <w:sdtEndPr/>
        <w:sdtContent>
          <w:r w:rsidR="00603A4D">
            <w:t>NEW51</w:t>
          </w:r>
        </w:sdtContent>
      </w:sdt>
      <w:r>
        <w:t xml:space="preserve"> PLAIN51B</w:t>
      </w:r>
    </w:p>
    <w:p w14:paraId="28452E5C" w14:textId="77777777" w:rsidR="00710ECE" w:rsidRDefault="00774877">
      <w:r>
        <w:t>END51</w:t>
      </w:r>
    </w:p>
    <w:p w14:paraId="01104DA7" w14:textId="77777777" w:rsidR="00710ECE" w:rsidRDefault="00774877">
      <w:r>
        <w:t>BEGIN52 content-text-replace run-value untracked</w:t>
      </w:r>
    </w:p>
    <w:p w14:paraId="697FA50E" w14:textId="0036DCA0" w:rsidR="00710ECE" w:rsidRDefault="00774877">
      <w:r>
        <w:t xml:space="preserve">PLAIN52A </w:t>
      </w:r>
      <w:sdt>
        <w:sdtPr>
          <w:alias w:val="Check 64 control 52"/>
          <w:tag w:val="c64-52"/>
          <w:id w:val="64052"/>
          <w:placeholder>
            <w:docPart w:val="DefaultPlaceholder_-1854013440"/>
          </w:placeholder>
          <w:dataBinding w:prefixMappings="xmlns:ns0='urn:check64'" w:xpath="/ns0:check64[1]/ns0:value52[1]" w:storeItemID="{64646464-6464-4646-8646-646464646464}"/>
          <w:text/>
        </w:sdtPr>
        <w:sdtEndPr/>
        <w:sdtContent>
          <w:r w:rsidR="00603A4D">
            <w:t>NEW52</w:t>
          </w:r>
        </w:sdtContent>
      </w:sdt>
      <w:r>
        <w:t xml:space="preserve"> PLAIN52B</w:t>
      </w:r>
    </w:p>
    <w:p w14:paraId="60EBFC6D" w14:textId="77777777" w:rsidR="00710ECE" w:rsidRDefault="00774877">
      <w:r>
        <w:t>END52</w:t>
      </w:r>
    </w:p>
    <w:p w14:paraId="583FCDF1" w14:textId="77777777" w:rsidR="00710ECE" w:rsidRDefault="00774877">
      <w:r>
        <w:t>End of check 64.</w:t>
      </w:r>
    </w:p>
    <w:sectPr w:rsidR="00710ECE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BDAD5" w14:textId="77777777" w:rsidR="00774877" w:rsidRDefault="00774877" w:rsidP="0012773D">
      <w:pPr>
        <w:spacing w:after="0" w:line="240" w:lineRule="auto"/>
      </w:pPr>
      <w:r>
        <w:separator/>
      </w:r>
    </w:p>
  </w:endnote>
  <w:endnote w:type="continuationSeparator" w:id="0">
    <w:p w14:paraId="1DBED3F0" w14:textId="77777777" w:rsidR="00774877" w:rsidRDefault="00774877" w:rsidP="00127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38787" w14:textId="77777777" w:rsidR="00774877" w:rsidRDefault="00774877" w:rsidP="0012773D">
      <w:pPr>
        <w:spacing w:after="0" w:line="240" w:lineRule="auto"/>
      </w:pPr>
      <w:r>
        <w:separator/>
      </w:r>
    </w:p>
  </w:footnote>
  <w:footnote w:type="continuationSeparator" w:id="0">
    <w:p w14:paraId="381B28B0" w14:textId="77777777" w:rsidR="00774877" w:rsidRDefault="00774877" w:rsidP="0012773D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ECE"/>
    <w:rsid w:val="0012773D"/>
    <w:rsid w:val="00205F29"/>
    <w:rsid w:val="00603A4D"/>
    <w:rsid w:val="00710ECE"/>
    <w:rsid w:val="0077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733604"/>
  <w15:docId w15:val="{83A62881-C051-46D8-9C6B-0155C2C2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1277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73D"/>
  </w:style>
  <w:style w:type="paragraph" w:styleId="Revision">
    <w:name w:val="Revision"/>
    <w:hidden/>
    <w:uiPriority w:val="99"/>
    <w:unhideWhenUsed/>
    <w:rsid w:val="00603A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F93B16" w:rsidRDefault="00C40877">
          <w:r w:rsidRPr="00AE234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77"/>
    <w:rsid w:val="00205F29"/>
    <w:rsid w:val="006A224D"/>
    <w:rsid w:val="009D79B5"/>
    <w:rsid w:val="00C40877"/>
    <w:rsid w:val="00F9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C4087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C8253BC-DCEA-45AA-9EA7-F409E16B390E}">
  <we:reference id="wa104380862" version="3.0.0.0" store="en-US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4 xmlns="urn:check64">
  <value43>NEW43</value43>
  <value44>NEW44</value44>
  <value45>NEW45</value45>
  <value46>NEW46</value46>
  <value47>NEW47</value47>
  <value48>NEW48</value48>
  <value49>NEW49</value49>
  <value50>NEW50</value50>
  <value51>NEW51</value51>
  <value52>NEW52</value52>
</check64>
</file>

<file path=customXml/itemProps1.xml><?xml version="1.0" encoding="utf-8"?>
<ds:datastoreItem xmlns:ds="http://schemas.openxmlformats.org/officeDocument/2006/customXml" ds:itemID="{64646464-6464-4646-8646-646464646464}">
  <ds:schemaRefs>
    <ds:schemaRef ds:uri="urn:check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2026-10-24T10:59:00Z</dcterms:created>
  <dcterms:modified xsi:type="dcterms:W3CDTF">2026-10-24T11:02:00Z</dcterms:modified>
</cp:coreProperties>
</file>